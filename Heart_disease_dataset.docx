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b w:val="1"/>
          <w:sz w:val="44"/>
          <w:szCs w:val="44"/>
        </w:rPr>
      </w:pPr>
      <w:r w:rsidDel="00000000" w:rsidR="00000000" w:rsidRPr="00000000">
        <w:rPr>
          <w:rFonts w:ascii="Times New Roman" w:cs="Times New Roman" w:eastAsia="Times New Roman" w:hAnsi="Times New Roman"/>
          <w:b w:val="1"/>
          <w:sz w:val="44"/>
          <w:szCs w:val="44"/>
          <w:rtl w:val="0"/>
        </w:rPr>
        <w:t xml:space="preserve">Data Visualization and Analytics</w:t>
      </w:r>
    </w:p>
    <w:p w:rsidR="00000000" w:rsidDel="00000000" w:rsidP="00000000" w:rsidRDefault="00000000" w:rsidRPr="00000000" w14:paraId="00000002">
      <w:pPr>
        <w:jc w:val="center"/>
        <w:rPr>
          <w:rFonts w:ascii="Times New Roman" w:cs="Times New Roman" w:eastAsia="Times New Roman" w:hAnsi="Times New Roman"/>
          <w:b w:val="1"/>
          <w:sz w:val="44"/>
          <w:szCs w:val="44"/>
        </w:rPr>
      </w:pPr>
      <w:r w:rsidDel="00000000" w:rsidR="00000000" w:rsidRPr="00000000">
        <w:rPr>
          <w:rtl w:val="0"/>
        </w:rPr>
      </w:r>
    </w:p>
    <w:p w:rsidR="00000000" w:rsidDel="00000000" w:rsidP="00000000" w:rsidRDefault="00000000" w:rsidRPr="00000000" w14:paraId="00000003">
      <w:pPr>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04">
      <w:pPr>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05">
      <w:pPr>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Heart Disease Dataset</w:t>
      </w:r>
    </w:p>
    <w:p w:rsidR="00000000" w:rsidDel="00000000" w:rsidP="00000000" w:rsidRDefault="00000000" w:rsidRPr="00000000" w14:paraId="00000006">
      <w:pPr>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7">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8">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Presented by-</w:t>
      </w:r>
    </w:p>
    <w:p w:rsidR="00000000" w:rsidDel="00000000" w:rsidP="00000000" w:rsidRDefault="00000000" w:rsidRPr="00000000" w14:paraId="00000009">
      <w:pPr>
        <w:jc w:val="left"/>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w:t>
      </w:r>
    </w:p>
    <w:p w:rsidR="00000000" w:rsidDel="00000000" w:rsidP="00000000" w:rsidRDefault="00000000" w:rsidRPr="00000000" w14:paraId="0000000A">
      <w:pPr>
        <w:jc w:val="left"/>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160121748023 – Tulasi Vullendula</w:t>
      </w:r>
    </w:p>
    <w:p w:rsidR="00000000" w:rsidDel="00000000" w:rsidP="00000000" w:rsidRDefault="00000000" w:rsidRPr="00000000" w14:paraId="0000000B">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C">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D">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E">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F">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10">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11">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12">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13">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14">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15">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16">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17">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1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9">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A">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OVERVIEW</w:t>
      </w:r>
    </w:p>
    <w:p w:rsidR="00000000" w:rsidDel="00000000" w:rsidP="00000000" w:rsidRDefault="00000000" w:rsidRPr="00000000" w14:paraId="0000001B">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C">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following data is a collection of medical and demographic data from patients. This dataset includes </w:t>
      </w:r>
      <w:r w:rsidDel="00000000" w:rsidR="00000000" w:rsidRPr="00000000">
        <w:rPr>
          <w:rFonts w:ascii="Times New Roman" w:cs="Times New Roman" w:eastAsia="Times New Roman" w:hAnsi="Times New Roman"/>
          <w:color w:val="0070c0"/>
          <w:sz w:val="26"/>
          <w:szCs w:val="26"/>
          <w:rtl w:val="0"/>
        </w:rPr>
        <w:t xml:space="preserve">1025 rows and 14 columns</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1D">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From this analysis, healthcare professionals and researchers may find a resource in identifying patients at risk and developing early intervention plans.</w:t>
      </w:r>
    </w:p>
    <w:p w:rsidR="00000000" w:rsidDel="00000000" w:rsidP="00000000" w:rsidRDefault="00000000" w:rsidRPr="00000000" w14:paraId="0000001E">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Estimates suggest that millions worldwide experience Heart Disease.</w:t>
      </w:r>
      <w:r w:rsidDel="00000000" w:rsidR="00000000" w:rsidRPr="00000000">
        <w:rPr>
          <w:rFonts w:ascii="Times New Roman" w:cs="Times New Roman" w:eastAsia="Times New Roman" w:hAnsi="Times New Roman"/>
          <w:color w:val="0d0d0d"/>
          <w:sz w:val="26"/>
          <w:szCs w:val="26"/>
          <w:highlight w:val="white"/>
          <w:rtl w:val="0"/>
        </w:rPr>
        <w:t xml:space="preserve">The prevalence of heart disease can vary between men and women, and it's influenced by various factors such as age, Blood Pressure,</w:t>
      </w:r>
      <w:r w:rsidDel="00000000" w:rsidR="00000000" w:rsidRPr="00000000">
        <w:rPr>
          <w:rFonts w:ascii="Times New Roman" w:cs="Times New Roman" w:eastAsia="Times New Roman" w:hAnsi="Times New Roman"/>
          <w:color w:val="3c4043"/>
          <w:sz w:val="28"/>
          <w:szCs w:val="28"/>
          <w:highlight w:val="white"/>
          <w:rtl w:val="0"/>
        </w:rPr>
        <w:t xml:space="preserve">cholesterol level etc</w:t>
      </w:r>
      <w:r w:rsidDel="00000000" w:rsidR="00000000" w:rsidRPr="00000000">
        <w:rPr>
          <w:rFonts w:ascii="Times New Roman" w:cs="Times New Roman" w:eastAsia="Times New Roman" w:hAnsi="Times New Roman"/>
          <w:color w:val="0d0d0d"/>
          <w:sz w:val="28"/>
          <w:szCs w:val="28"/>
          <w:highlight w:val="white"/>
          <w:rtl w:val="0"/>
        </w:rPr>
        <w:t xml:space="preserve">.</w:t>
      </w:r>
      <w:r w:rsidDel="00000000" w:rsidR="00000000" w:rsidRPr="00000000">
        <w:rPr>
          <w:rFonts w:ascii="Times New Roman" w:cs="Times New Roman" w:eastAsia="Times New Roman" w:hAnsi="Times New Roman"/>
          <w:color w:val="0d0d0d"/>
          <w:sz w:val="26"/>
          <w:szCs w:val="26"/>
          <w:highlight w:val="white"/>
          <w:rtl w:val="0"/>
        </w:rPr>
        <w:t xml:space="preserve"> Generally, men tend to have a higher incidence of heart disease at a younger age compared to women, but the risk for women increases after menopause.</w:t>
      </w:r>
      <w:r w:rsidDel="00000000" w:rsidR="00000000" w:rsidRPr="00000000">
        <w:rPr>
          <w:rtl w:val="0"/>
        </w:rPr>
      </w:r>
    </w:p>
    <w:p w:rsidR="00000000" w:rsidDel="00000000" w:rsidP="00000000" w:rsidRDefault="00000000" w:rsidRPr="00000000" w14:paraId="0000001F">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We set out to achieve the following objectives: </w:t>
      </w:r>
    </w:p>
    <w:p w:rsidR="00000000" w:rsidDel="00000000" w:rsidP="00000000" w:rsidRDefault="00000000" w:rsidRPr="00000000" w14:paraId="00000020">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 Data Organization </w:t>
      </w:r>
    </w:p>
    <w:p w:rsidR="00000000" w:rsidDel="00000000" w:rsidP="00000000" w:rsidRDefault="00000000" w:rsidRPr="00000000" w14:paraId="00000021">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 Exploring Relationships</w:t>
      </w:r>
    </w:p>
    <w:p w:rsidR="00000000" w:rsidDel="00000000" w:rsidP="00000000" w:rsidRDefault="00000000" w:rsidRPr="00000000" w14:paraId="00000022">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3">
      <w:pPr>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Benefits of using this dataset:</w:t>
      </w:r>
    </w:p>
    <w:p w:rsidR="00000000" w:rsidDel="00000000" w:rsidP="00000000" w:rsidRDefault="00000000" w:rsidRPr="00000000" w14:paraId="00000024">
      <w:pPr>
        <w:ind w:left="0" w:firstLine="0"/>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25">
      <w:pPr>
        <w:numPr>
          <w:ilvl w:val="0"/>
          <w:numId w:val="1"/>
        </w:numPr>
        <w:pBdr>
          <w:top w:color="e3e3e3" w:space="0" w:sz="0" w:val="none"/>
          <w:left w:color="e3e3e3" w:space="0" w:sz="0" w:val="none"/>
          <w:bottom w:color="e3e3e3" w:space="0" w:sz="0" w:val="none"/>
          <w:right w:color="e3e3e3" w:space="0" w:sz="0" w:val="none"/>
          <w:between w:color="e3e3e3" w:space="0" w:sz="0" w:val="none"/>
        </w:pBdr>
        <w:shd w:fill="ffffff" w:val="clear"/>
        <w:spacing w:after="0" w:lineRule="auto"/>
        <w:ind w:left="720" w:hanging="360"/>
        <w:rPr>
          <w:rFonts w:ascii="Roboto" w:cs="Roboto" w:eastAsia="Roboto" w:hAnsi="Roboto"/>
          <w:color w:val="0d0d0d"/>
          <w:sz w:val="26"/>
          <w:szCs w:val="26"/>
        </w:rPr>
      </w:pPr>
      <w:r w:rsidDel="00000000" w:rsidR="00000000" w:rsidRPr="00000000">
        <w:rPr>
          <w:rFonts w:ascii="Times New Roman" w:cs="Times New Roman" w:eastAsia="Times New Roman" w:hAnsi="Times New Roman"/>
          <w:b w:val="1"/>
          <w:color w:val="0d0d0d"/>
          <w:sz w:val="26"/>
          <w:szCs w:val="26"/>
          <w:rtl w:val="0"/>
        </w:rPr>
        <w:t xml:space="preserve">Insights into Heart Disease:</w:t>
      </w:r>
      <w:r w:rsidDel="00000000" w:rsidR="00000000" w:rsidRPr="00000000">
        <w:rPr>
          <w:rFonts w:ascii="Times New Roman" w:cs="Times New Roman" w:eastAsia="Times New Roman" w:hAnsi="Times New Roman"/>
          <w:color w:val="0d0d0d"/>
          <w:sz w:val="26"/>
          <w:szCs w:val="26"/>
          <w:rtl w:val="0"/>
        </w:rPr>
        <w:t xml:space="preserve"> The dataset provides valuable insights into Heart Disease by analyzing factors influencing heart disease and inform the development of effective prevention and treatment strategies.</w:t>
      </w:r>
    </w:p>
    <w:p w:rsidR="00000000" w:rsidDel="00000000" w:rsidP="00000000" w:rsidRDefault="00000000" w:rsidRPr="00000000" w14:paraId="00000026">
      <w:pPr>
        <w:numPr>
          <w:ilvl w:val="0"/>
          <w:numId w:val="1"/>
        </w:numPr>
        <w:pBdr>
          <w:top w:color="e3e3e3" w:space="0" w:sz="0" w:val="none"/>
          <w:left w:color="e3e3e3" w:space="0" w:sz="0" w:val="none"/>
          <w:bottom w:color="e3e3e3" w:space="0" w:sz="0" w:val="none"/>
          <w:right w:color="e3e3e3" w:space="0" w:sz="0" w:val="none"/>
          <w:between w:color="e3e3e3" w:space="0" w:sz="0" w:val="none"/>
        </w:pBdr>
        <w:shd w:fill="ffffff" w:val="clear"/>
        <w:spacing w:after="0" w:lineRule="auto"/>
        <w:ind w:left="720" w:hanging="360"/>
        <w:rPr>
          <w:rFonts w:ascii="Roboto" w:cs="Roboto" w:eastAsia="Roboto" w:hAnsi="Roboto"/>
          <w:color w:val="0d0d0d"/>
          <w:sz w:val="26"/>
          <w:szCs w:val="26"/>
        </w:rPr>
      </w:pPr>
      <w:r w:rsidDel="00000000" w:rsidR="00000000" w:rsidRPr="00000000">
        <w:rPr>
          <w:rFonts w:ascii="Times New Roman" w:cs="Times New Roman" w:eastAsia="Times New Roman" w:hAnsi="Times New Roman"/>
          <w:b w:val="1"/>
          <w:color w:val="0d0d0d"/>
          <w:sz w:val="26"/>
          <w:szCs w:val="26"/>
          <w:rtl w:val="0"/>
        </w:rPr>
        <w:t xml:space="preserve">Early Detection: </w:t>
      </w:r>
      <w:r w:rsidDel="00000000" w:rsidR="00000000" w:rsidRPr="00000000">
        <w:rPr>
          <w:rFonts w:ascii="Times New Roman" w:cs="Times New Roman" w:eastAsia="Times New Roman" w:hAnsi="Times New Roman"/>
          <w:color w:val="0d0d0d"/>
          <w:sz w:val="26"/>
          <w:szCs w:val="26"/>
          <w:rtl w:val="0"/>
        </w:rPr>
        <w:t xml:space="preserve">The dataset provides valuable information that can aid in the early detection of heart disease. By analyzing medical and demographic data, healthcare professionals can identify individuals at risk of developing heart disease before symptoms manifest, enabling early intervention and preventive measures.</w:t>
      </w:r>
    </w:p>
    <w:p w:rsidR="00000000" w:rsidDel="00000000" w:rsidP="00000000" w:rsidRDefault="00000000" w:rsidRPr="00000000" w14:paraId="00000027">
      <w:pPr>
        <w:numPr>
          <w:ilvl w:val="0"/>
          <w:numId w:val="1"/>
        </w:numPr>
        <w:pBdr>
          <w:top w:color="e3e3e3" w:space="0" w:sz="0" w:val="none"/>
          <w:left w:color="e3e3e3" w:space="0" w:sz="0" w:val="none"/>
          <w:bottom w:color="e3e3e3" w:space="0" w:sz="0" w:val="none"/>
          <w:right w:color="e3e3e3" w:space="0" w:sz="0" w:val="none"/>
          <w:between w:color="e3e3e3" w:space="0" w:sz="0" w:val="none"/>
        </w:pBdr>
        <w:shd w:fill="ffffff" w:val="clear"/>
        <w:spacing w:after="0" w:lineRule="auto"/>
        <w:ind w:left="720" w:hanging="360"/>
        <w:rPr>
          <w:rFonts w:ascii="Roboto" w:cs="Roboto" w:eastAsia="Roboto" w:hAnsi="Roboto"/>
          <w:color w:val="0d0d0d"/>
          <w:sz w:val="26"/>
          <w:szCs w:val="26"/>
        </w:rPr>
      </w:pPr>
      <w:r w:rsidDel="00000000" w:rsidR="00000000" w:rsidRPr="00000000">
        <w:rPr>
          <w:rFonts w:ascii="Times New Roman" w:cs="Times New Roman" w:eastAsia="Times New Roman" w:hAnsi="Times New Roman"/>
          <w:b w:val="1"/>
          <w:color w:val="0d0d0d"/>
          <w:sz w:val="26"/>
          <w:szCs w:val="26"/>
          <w:rtl w:val="0"/>
        </w:rPr>
        <w:t xml:space="preserve">Risk Stratification: </w:t>
      </w:r>
      <w:r w:rsidDel="00000000" w:rsidR="00000000" w:rsidRPr="00000000">
        <w:rPr>
          <w:rFonts w:ascii="Times New Roman" w:cs="Times New Roman" w:eastAsia="Times New Roman" w:hAnsi="Times New Roman"/>
          <w:color w:val="0d0d0d"/>
          <w:sz w:val="26"/>
          <w:szCs w:val="26"/>
          <w:rtl w:val="0"/>
        </w:rPr>
        <w:t xml:space="preserve">By leveraging the dataset, healthcare professionals can stratify patients based on their risk of heart disease. This risk stratification allows for targeted interventions and personalized treatment plans tailored to each patient's individual risk profile, optimizing patient outcomes and resource allocation.</w:t>
      </w:r>
    </w:p>
    <w:p w:rsidR="00000000" w:rsidDel="00000000" w:rsidP="00000000" w:rsidRDefault="00000000" w:rsidRPr="00000000" w14:paraId="00000028">
      <w:pPr>
        <w:numPr>
          <w:ilvl w:val="0"/>
          <w:numId w:val="1"/>
        </w:numPr>
        <w:pBdr>
          <w:top w:color="e3e3e3" w:space="0" w:sz="0" w:val="none"/>
          <w:left w:color="e3e3e3" w:space="0" w:sz="0" w:val="none"/>
          <w:bottom w:color="e3e3e3" w:space="0" w:sz="0" w:val="none"/>
          <w:right w:color="e3e3e3" w:space="0" w:sz="0" w:val="none"/>
          <w:between w:color="e3e3e3" w:space="0" w:sz="0" w:val="none"/>
        </w:pBdr>
        <w:shd w:fill="ffffff" w:val="clear"/>
        <w:spacing w:after="0" w:lineRule="auto"/>
        <w:ind w:left="720" w:hanging="360"/>
        <w:rPr>
          <w:rFonts w:ascii="Roboto" w:cs="Roboto" w:eastAsia="Roboto" w:hAnsi="Roboto"/>
          <w:color w:val="0d0d0d"/>
          <w:sz w:val="26"/>
          <w:szCs w:val="26"/>
        </w:rPr>
      </w:pPr>
      <w:r w:rsidDel="00000000" w:rsidR="00000000" w:rsidRPr="00000000">
        <w:rPr>
          <w:rFonts w:ascii="Times New Roman" w:cs="Times New Roman" w:eastAsia="Times New Roman" w:hAnsi="Times New Roman"/>
          <w:b w:val="1"/>
          <w:color w:val="0d0d0d"/>
          <w:sz w:val="26"/>
          <w:szCs w:val="26"/>
          <w:rtl w:val="0"/>
        </w:rPr>
        <w:t xml:space="preserve">Education and Awareness: </w:t>
      </w:r>
      <w:r w:rsidDel="00000000" w:rsidR="00000000" w:rsidRPr="00000000">
        <w:rPr>
          <w:rFonts w:ascii="Times New Roman" w:cs="Times New Roman" w:eastAsia="Times New Roman" w:hAnsi="Times New Roman"/>
          <w:color w:val="0d0d0d"/>
          <w:sz w:val="26"/>
          <w:szCs w:val="26"/>
          <w:rtl w:val="0"/>
        </w:rPr>
        <w:t xml:space="preserve">The dataset can serve as a valuable educational resource for healthcare professionals, students, and the general public. By disseminating information about heart disease risk factors, symptoms, and prevention strategies, the dataset can raise awareness and empower individuals to take proactive steps to protect their heart health.</w:t>
      </w:r>
    </w:p>
    <w:p w:rsidR="00000000" w:rsidDel="00000000" w:rsidP="00000000" w:rsidRDefault="00000000" w:rsidRPr="00000000" w14:paraId="00000029">
      <w:pPr>
        <w:pBdr>
          <w:top w:color="e3e3e3" w:space="0" w:sz="0" w:val="none"/>
          <w:left w:color="e3e3e3" w:space="0" w:sz="0" w:val="none"/>
          <w:bottom w:color="e3e3e3" w:space="0" w:sz="0" w:val="none"/>
          <w:right w:color="e3e3e3" w:space="0" w:sz="0" w:val="none"/>
          <w:between w:color="e3e3e3" w:space="0" w:sz="0" w:val="none"/>
        </w:pBdr>
        <w:shd w:fill="ffffff" w:val="clear"/>
        <w:spacing w:after="0" w:lineRule="auto"/>
        <w:ind w:left="720" w:firstLine="0"/>
        <w:rPr>
          <w:rFonts w:ascii="Times New Roman" w:cs="Times New Roman" w:eastAsia="Times New Roman" w:hAnsi="Times New Roman"/>
          <w:color w:val="0d0d0d"/>
          <w:sz w:val="24"/>
          <w:szCs w:val="24"/>
        </w:rPr>
      </w:pPr>
      <w:r w:rsidDel="00000000" w:rsidR="00000000" w:rsidRPr="00000000">
        <w:rPr>
          <w:rtl w:val="0"/>
        </w:rPr>
      </w:r>
    </w:p>
    <w:p w:rsidR="00000000" w:rsidDel="00000000" w:rsidP="00000000" w:rsidRDefault="00000000" w:rsidRPr="00000000" w14:paraId="0000002A">
      <w:pPr>
        <w:ind w:left="72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B">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C">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D">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E">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F">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0">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1">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2">
      <w:pPr>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Visualization Code</w:t>
      </w:r>
      <w:r w:rsidDel="00000000" w:rsidR="00000000" w:rsidRPr="00000000">
        <w:rPr>
          <w:rFonts w:ascii="Times New Roman" w:cs="Times New Roman" w:eastAsia="Times New Roman" w:hAnsi="Times New Roman"/>
          <w:sz w:val="32"/>
          <w:szCs w:val="32"/>
          <w:rtl w:val="0"/>
        </w:rPr>
        <w:t xml:space="preserve">:</w:t>
      </w:r>
    </w:p>
    <w:p w:rsidR="00000000" w:rsidDel="00000000" w:rsidP="00000000" w:rsidRDefault="00000000" w:rsidRPr="00000000" w14:paraId="00000033">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Libraries</w:t>
      </w:r>
    </w:p>
    <w:p w:rsidR="00000000" w:rsidDel="00000000" w:rsidP="00000000" w:rsidRDefault="00000000" w:rsidRPr="00000000" w14:paraId="00000034">
      <w:pPr>
        <w:shd w:fill="f7f7f7" w:val="clear"/>
        <w:spacing w:after="0" w:lineRule="auto"/>
        <w:rPr>
          <w:rFonts w:ascii="Times New Roman" w:cs="Times New Roman" w:eastAsia="Times New Roman" w:hAnsi="Times New Roman"/>
          <w:color w:val="000000"/>
          <w:sz w:val="21"/>
          <w:szCs w:val="21"/>
        </w:rPr>
      </w:pPr>
      <w:r w:rsidDel="00000000" w:rsidR="00000000" w:rsidRPr="00000000">
        <w:rPr>
          <w:rFonts w:ascii="Times New Roman" w:cs="Times New Roman" w:eastAsia="Times New Roman" w:hAnsi="Times New Roman"/>
          <w:color w:val="008000"/>
          <w:sz w:val="21"/>
          <w:szCs w:val="21"/>
          <w:rtl w:val="0"/>
        </w:rPr>
        <w:t xml:space="preserve"># Import libraries for numerical computations</w:t>
      </w:r>
      <w:r w:rsidDel="00000000" w:rsidR="00000000" w:rsidRPr="00000000">
        <w:rPr>
          <w:rtl w:val="0"/>
        </w:rPr>
      </w:r>
    </w:p>
    <w:p w:rsidR="00000000" w:rsidDel="00000000" w:rsidP="00000000" w:rsidRDefault="00000000" w:rsidRPr="00000000" w14:paraId="00000035">
      <w:pPr>
        <w:shd w:fill="f7f7f7" w:val="clear"/>
        <w:spacing w:after="0" w:lineRule="auto"/>
        <w:rPr>
          <w:rFonts w:ascii="Times New Roman" w:cs="Times New Roman" w:eastAsia="Times New Roman" w:hAnsi="Times New Roman"/>
          <w:color w:val="000000"/>
          <w:sz w:val="21"/>
          <w:szCs w:val="21"/>
        </w:rPr>
      </w:pPr>
      <w:r w:rsidDel="00000000" w:rsidR="00000000" w:rsidRPr="00000000">
        <w:rPr>
          <w:rFonts w:ascii="Times New Roman" w:cs="Times New Roman" w:eastAsia="Times New Roman" w:hAnsi="Times New Roman"/>
          <w:color w:val="af00db"/>
          <w:sz w:val="21"/>
          <w:szCs w:val="21"/>
          <w:rtl w:val="0"/>
        </w:rPr>
        <w:t xml:space="preserve">import</w:t>
      </w:r>
      <w:r w:rsidDel="00000000" w:rsidR="00000000" w:rsidRPr="00000000">
        <w:rPr>
          <w:rFonts w:ascii="Times New Roman" w:cs="Times New Roman" w:eastAsia="Times New Roman" w:hAnsi="Times New Roman"/>
          <w:color w:val="000000"/>
          <w:sz w:val="21"/>
          <w:szCs w:val="21"/>
          <w:rtl w:val="0"/>
        </w:rPr>
        <w:t xml:space="preserve"> numpy </w:t>
      </w:r>
      <w:r w:rsidDel="00000000" w:rsidR="00000000" w:rsidRPr="00000000">
        <w:rPr>
          <w:rFonts w:ascii="Times New Roman" w:cs="Times New Roman" w:eastAsia="Times New Roman" w:hAnsi="Times New Roman"/>
          <w:color w:val="af00db"/>
          <w:sz w:val="21"/>
          <w:szCs w:val="21"/>
          <w:rtl w:val="0"/>
        </w:rPr>
        <w:t xml:space="preserve">as</w:t>
      </w:r>
      <w:r w:rsidDel="00000000" w:rsidR="00000000" w:rsidRPr="00000000">
        <w:rPr>
          <w:rFonts w:ascii="Times New Roman" w:cs="Times New Roman" w:eastAsia="Times New Roman" w:hAnsi="Times New Roman"/>
          <w:color w:val="000000"/>
          <w:sz w:val="21"/>
          <w:szCs w:val="21"/>
          <w:rtl w:val="0"/>
        </w:rPr>
        <w:t xml:space="preserve"> np</w:t>
      </w:r>
    </w:p>
    <w:p w:rsidR="00000000" w:rsidDel="00000000" w:rsidP="00000000" w:rsidRDefault="00000000" w:rsidRPr="00000000" w14:paraId="00000036">
      <w:pPr>
        <w:shd w:fill="f7f7f7" w:val="clear"/>
        <w:spacing w:after="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import pandas as pd</w:t>
      </w:r>
    </w:p>
    <w:p w:rsidR="00000000" w:rsidDel="00000000" w:rsidP="00000000" w:rsidRDefault="00000000" w:rsidRPr="00000000" w14:paraId="00000037">
      <w:pPr>
        <w:shd w:fill="f7f7f7" w:val="clear"/>
        <w:spacing w:after="0" w:lineRule="auto"/>
        <w:rPr>
          <w:rFonts w:ascii="Times New Roman" w:cs="Times New Roman" w:eastAsia="Times New Roman" w:hAnsi="Times New Roman"/>
          <w:sz w:val="21"/>
          <w:szCs w:val="21"/>
        </w:rPr>
      </w:pPr>
      <w:r w:rsidDel="00000000" w:rsidR="00000000" w:rsidRPr="00000000">
        <w:rPr>
          <w:rtl w:val="0"/>
        </w:rPr>
      </w:r>
    </w:p>
    <w:p w:rsidR="00000000" w:rsidDel="00000000" w:rsidP="00000000" w:rsidRDefault="00000000" w:rsidRPr="00000000" w14:paraId="00000038">
      <w:pPr>
        <w:shd w:fill="f7f7f7" w:val="clear"/>
        <w:spacing w:after="0" w:lineRule="auto"/>
        <w:rPr>
          <w:rFonts w:ascii="Times New Roman" w:cs="Times New Roman" w:eastAsia="Times New Roman" w:hAnsi="Times New Roman"/>
          <w:color w:val="000000"/>
          <w:sz w:val="21"/>
          <w:szCs w:val="21"/>
        </w:rPr>
      </w:pPr>
      <w:r w:rsidDel="00000000" w:rsidR="00000000" w:rsidRPr="00000000">
        <w:rPr>
          <w:rtl w:val="0"/>
        </w:rPr>
      </w:r>
    </w:p>
    <w:p w:rsidR="00000000" w:rsidDel="00000000" w:rsidP="00000000" w:rsidRDefault="00000000" w:rsidRPr="00000000" w14:paraId="00000039">
      <w:pPr>
        <w:shd w:fill="f7f7f7" w:val="clear"/>
        <w:spacing w:after="0" w:lineRule="auto"/>
        <w:rPr>
          <w:rFonts w:ascii="Times New Roman" w:cs="Times New Roman" w:eastAsia="Times New Roman" w:hAnsi="Times New Roman"/>
          <w:color w:val="000000"/>
          <w:sz w:val="21"/>
          <w:szCs w:val="21"/>
        </w:rPr>
      </w:pPr>
      <w:r w:rsidDel="00000000" w:rsidR="00000000" w:rsidRPr="00000000">
        <w:rPr>
          <w:rFonts w:ascii="Times New Roman" w:cs="Times New Roman" w:eastAsia="Times New Roman" w:hAnsi="Times New Roman"/>
          <w:color w:val="008000"/>
          <w:sz w:val="21"/>
          <w:szCs w:val="21"/>
          <w:rtl w:val="0"/>
        </w:rPr>
        <w:t xml:space="preserve"># Import libraries for data visualization</w:t>
      </w:r>
      <w:r w:rsidDel="00000000" w:rsidR="00000000" w:rsidRPr="00000000">
        <w:rPr>
          <w:rtl w:val="0"/>
        </w:rPr>
      </w:r>
    </w:p>
    <w:p w:rsidR="00000000" w:rsidDel="00000000" w:rsidP="00000000" w:rsidRDefault="00000000" w:rsidRPr="00000000" w14:paraId="0000003A">
      <w:pPr>
        <w:shd w:fill="f7f7f7" w:val="clear"/>
        <w:spacing w:after="0" w:lineRule="auto"/>
        <w:rPr>
          <w:rFonts w:ascii="Times New Roman" w:cs="Times New Roman" w:eastAsia="Times New Roman" w:hAnsi="Times New Roman"/>
          <w:color w:val="000000"/>
          <w:sz w:val="21"/>
          <w:szCs w:val="21"/>
        </w:rPr>
      </w:pPr>
      <w:r w:rsidDel="00000000" w:rsidR="00000000" w:rsidRPr="00000000">
        <w:rPr>
          <w:rFonts w:ascii="Times New Roman" w:cs="Times New Roman" w:eastAsia="Times New Roman" w:hAnsi="Times New Roman"/>
          <w:color w:val="af00db"/>
          <w:sz w:val="21"/>
          <w:szCs w:val="21"/>
          <w:rtl w:val="0"/>
        </w:rPr>
        <w:t xml:space="preserve">import</w:t>
      </w:r>
      <w:r w:rsidDel="00000000" w:rsidR="00000000" w:rsidRPr="00000000">
        <w:rPr>
          <w:rFonts w:ascii="Times New Roman" w:cs="Times New Roman" w:eastAsia="Times New Roman" w:hAnsi="Times New Roman"/>
          <w:color w:val="000000"/>
          <w:sz w:val="21"/>
          <w:szCs w:val="21"/>
          <w:rtl w:val="0"/>
        </w:rPr>
        <w:t xml:space="preserve"> matplotlib.pyplot </w:t>
      </w:r>
      <w:r w:rsidDel="00000000" w:rsidR="00000000" w:rsidRPr="00000000">
        <w:rPr>
          <w:rFonts w:ascii="Times New Roman" w:cs="Times New Roman" w:eastAsia="Times New Roman" w:hAnsi="Times New Roman"/>
          <w:color w:val="af00db"/>
          <w:sz w:val="21"/>
          <w:szCs w:val="21"/>
          <w:rtl w:val="0"/>
        </w:rPr>
        <w:t xml:space="preserve">as</w:t>
      </w:r>
      <w:r w:rsidDel="00000000" w:rsidR="00000000" w:rsidRPr="00000000">
        <w:rPr>
          <w:rFonts w:ascii="Times New Roman" w:cs="Times New Roman" w:eastAsia="Times New Roman" w:hAnsi="Times New Roman"/>
          <w:color w:val="000000"/>
          <w:sz w:val="21"/>
          <w:szCs w:val="21"/>
          <w:rtl w:val="0"/>
        </w:rPr>
        <w:t xml:space="preserve"> plt</w:t>
      </w:r>
    </w:p>
    <w:p w:rsidR="00000000" w:rsidDel="00000000" w:rsidP="00000000" w:rsidRDefault="00000000" w:rsidRPr="00000000" w14:paraId="0000003B">
      <w:pPr>
        <w:shd w:fill="f7f7f7" w:val="clear"/>
        <w:spacing w:after="0" w:lineRule="auto"/>
        <w:rPr>
          <w:rFonts w:ascii="Times New Roman" w:cs="Times New Roman" w:eastAsia="Times New Roman" w:hAnsi="Times New Roman"/>
          <w:color w:val="000000"/>
          <w:sz w:val="21"/>
          <w:szCs w:val="21"/>
        </w:rPr>
      </w:pPr>
      <w:r w:rsidDel="00000000" w:rsidR="00000000" w:rsidRPr="00000000">
        <w:rPr>
          <w:rFonts w:ascii="Times New Roman" w:cs="Times New Roman" w:eastAsia="Times New Roman" w:hAnsi="Times New Roman"/>
          <w:color w:val="af00db"/>
          <w:sz w:val="21"/>
          <w:szCs w:val="21"/>
          <w:rtl w:val="0"/>
        </w:rPr>
        <w:t xml:space="preserve">import</w:t>
      </w:r>
      <w:r w:rsidDel="00000000" w:rsidR="00000000" w:rsidRPr="00000000">
        <w:rPr>
          <w:rFonts w:ascii="Times New Roman" w:cs="Times New Roman" w:eastAsia="Times New Roman" w:hAnsi="Times New Roman"/>
          <w:color w:val="000000"/>
          <w:sz w:val="21"/>
          <w:szCs w:val="21"/>
          <w:rtl w:val="0"/>
        </w:rPr>
        <w:t xml:space="preserve"> seaborn </w:t>
      </w:r>
      <w:r w:rsidDel="00000000" w:rsidR="00000000" w:rsidRPr="00000000">
        <w:rPr>
          <w:rFonts w:ascii="Times New Roman" w:cs="Times New Roman" w:eastAsia="Times New Roman" w:hAnsi="Times New Roman"/>
          <w:color w:val="af00db"/>
          <w:sz w:val="21"/>
          <w:szCs w:val="21"/>
          <w:rtl w:val="0"/>
        </w:rPr>
        <w:t xml:space="preserve">as</w:t>
      </w:r>
      <w:r w:rsidDel="00000000" w:rsidR="00000000" w:rsidRPr="00000000">
        <w:rPr>
          <w:rFonts w:ascii="Times New Roman" w:cs="Times New Roman" w:eastAsia="Times New Roman" w:hAnsi="Times New Roman"/>
          <w:color w:val="000000"/>
          <w:sz w:val="21"/>
          <w:szCs w:val="21"/>
          <w:rtl w:val="0"/>
        </w:rPr>
        <w:t xml:space="preserve"> sns</w:t>
      </w:r>
    </w:p>
    <w:p w:rsidR="00000000" w:rsidDel="00000000" w:rsidP="00000000" w:rsidRDefault="00000000" w:rsidRPr="00000000" w14:paraId="0000003C">
      <w:pPr>
        <w:shd w:fill="f7f7f7" w:val="clear"/>
        <w:spacing w:after="0" w:line="325.71428571428567"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color w:val="af00db"/>
          <w:sz w:val="21"/>
          <w:szCs w:val="21"/>
          <w:rtl w:val="0"/>
        </w:rPr>
        <w:t xml:space="preserve">import</w:t>
      </w:r>
      <w:r w:rsidDel="00000000" w:rsidR="00000000" w:rsidRPr="00000000">
        <w:rPr>
          <w:rFonts w:ascii="Times New Roman" w:cs="Times New Roman" w:eastAsia="Times New Roman" w:hAnsi="Times New Roman"/>
          <w:sz w:val="21"/>
          <w:szCs w:val="21"/>
          <w:rtl w:val="0"/>
        </w:rPr>
        <w:t xml:space="preserve"> plotly.express </w:t>
      </w:r>
      <w:r w:rsidDel="00000000" w:rsidR="00000000" w:rsidRPr="00000000">
        <w:rPr>
          <w:rFonts w:ascii="Times New Roman" w:cs="Times New Roman" w:eastAsia="Times New Roman" w:hAnsi="Times New Roman"/>
          <w:color w:val="af00db"/>
          <w:sz w:val="21"/>
          <w:szCs w:val="21"/>
          <w:rtl w:val="0"/>
        </w:rPr>
        <w:t xml:space="preserve">as</w:t>
      </w:r>
      <w:r w:rsidDel="00000000" w:rsidR="00000000" w:rsidRPr="00000000">
        <w:rPr>
          <w:rFonts w:ascii="Times New Roman" w:cs="Times New Roman" w:eastAsia="Times New Roman" w:hAnsi="Times New Roman"/>
          <w:sz w:val="21"/>
          <w:szCs w:val="21"/>
          <w:rtl w:val="0"/>
        </w:rPr>
        <w:t xml:space="preserve"> px</w:t>
      </w:r>
    </w:p>
    <w:p w:rsidR="00000000" w:rsidDel="00000000" w:rsidP="00000000" w:rsidRDefault="00000000" w:rsidRPr="00000000" w14:paraId="0000003D">
      <w:pPr>
        <w:shd w:fill="f7f7f7" w:val="clear"/>
        <w:spacing w:after="0" w:lineRule="auto"/>
        <w:rPr>
          <w:rFonts w:ascii="Times New Roman" w:cs="Times New Roman" w:eastAsia="Times New Roman" w:hAnsi="Times New Roman"/>
          <w:sz w:val="21"/>
          <w:szCs w:val="21"/>
        </w:rPr>
      </w:pPr>
      <w:r w:rsidDel="00000000" w:rsidR="00000000" w:rsidRPr="00000000">
        <w:rPr>
          <w:rtl w:val="0"/>
        </w:rPr>
      </w:r>
    </w:p>
    <w:p w:rsidR="00000000" w:rsidDel="00000000" w:rsidP="00000000" w:rsidRDefault="00000000" w:rsidRPr="00000000" w14:paraId="0000003E">
      <w:pPr>
        <w:shd w:fill="f7f7f7" w:val="clear"/>
        <w:spacing w:after="0" w:lineRule="auto"/>
        <w:rPr>
          <w:rFonts w:ascii="Times New Roman" w:cs="Times New Roman" w:eastAsia="Times New Roman" w:hAnsi="Times New Roman"/>
          <w:color w:val="000000"/>
          <w:sz w:val="21"/>
          <w:szCs w:val="21"/>
        </w:rPr>
      </w:pPr>
      <w:r w:rsidDel="00000000" w:rsidR="00000000" w:rsidRPr="00000000">
        <w:rPr>
          <w:rtl w:val="0"/>
        </w:rPr>
      </w:r>
    </w:p>
    <w:p w:rsidR="00000000" w:rsidDel="00000000" w:rsidP="00000000" w:rsidRDefault="00000000" w:rsidRPr="00000000" w14:paraId="0000003F">
      <w:pPr>
        <w:shd w:fill="f7f7f7" w:val="clear"/>
        <w:spacing w:after="0" w:lineRule="auto"/>
        <w:rPr>
          <w:rFonts w:ascii="Times New Roman" w:cs="Times New Roman" w:eastAsia="Times New Roman" w:hAnsi="Times New Roman"/>
          <w:color w:val="000000"/>
          <w:sz w:val="21"/>
          <w:szCs w:val="21"/>
        </w:rPr>
      </w:pPr>
      <w:r w:rsidDel="00000000" w:rsidR="00000000" w:rsidRPr="00000000">
        <w:rPr>
          <w:rFonts w:ascii="Times New Roman" w:cs="Times New Roman" w:eastAsia="Times New Roman" w:hAnsi="Times New Roman"/>
          <w:color w:val="008000"/>
          <w:sz w:val="21"/>
          <w:szCs w:val="21"/>
          <w:rtl w:val="0"/>
        </w:rPr>
        <w:t xml:space="preserve"># Import libraries for data preprocessing</w:t>
      </w:r>
      <w:r w:rsidDel="00000000" w:rsidR="00000000" w:rsidRPr="00000000">
        <w:rPr>
          <w:rtl w:val="0"/>
        </w:rPr>
      </w:r>
    </w:p>
    <w:p w:rsidR="00000000" w:rsidDel="00000000" w:rsidP="00000000" w:rsidRDefault="00000000" w:rsidRPr="00000000" w14:paraId="00000040">
      <w:pPr>
        <w:shd w:fill="f7f7f7" w:val="clear"/>
        <w:spacing w:after="0" w:lineRule="auto"/>
        <w:rPr>
          <w:rFonts w:ascii="Times New Roman" w:cs="Times New Roman" w:eastAsia="Times New Roman" w:hAnsi="Times New Roman"/>
          <w:color w:val="000000"/>
          <w:sz w:val="21"/>
          <w:szCs w:val="21"/>
        </w:rPr>
      </w:pPr>
      <w:r w:rsidDel="00000000" w:rsidR="00000000" w:rsidRPr="00000000">
        <w:rPr>
          <w:rFonts w:ascii="Times New Roman" w:cs="Times New Roman" w:eastAsia="Times New Roman" w:hAnsi="Times New Roman"/>
          <w:color w:val="af00db"/>
          <w:sz w:val="21"/>
          <w:szCs w:val="21"/>
          <w:rtl w:val="0"/>
        </w:rPr>
        <w:t xml:space="preserve">from</w:t>
      </w:r>
      <w:r w:rsidDel="00000000" w:rsidR="00000000" w:rsidRPr="00000000">
        <w:rPr>
          <w:rFonts w:ascii="Times New Roman" w:cs="Times New Roman" w:eastAsia="Times New Roman" w:hAnsi="Times New Roman"/>
          <w:color w:val="000000"/>
          <w:sz w:val="21"/>
          <w:szCs w:val="21"/>
          <w:rtl w:val="0"/>
        </w:rPr>
        <w:t xml:space="preserve"> sklearn.preprocessing </w:t>
      </w:r>
      <w:r w:rsidDel="00000000" w:rsidR="00000000" w:rsidRPr="00000000">
        <w:rPr>
          <w:rFonts w:ascii="Times New Roman" w:cs="Times New Roman" w:eastAsia="Times New Roman" w:hAnsi="Times New Roman"/>
          <w:color w:val="af00db"/>
          <w:sz w:val="21"/>
          <w:szCs w:val="21"/>
          <w:rtl w:val="0"/>
        </w:rPr>
        <w:t xml:space="preserve">import</w:t>
      </w:r>
      <w:r w:rsidDel="00000000" w:rsidR="00000000" w:rsidRPr="00000000">
        <w:rPr>
          <w:rFonts w:ascii="Times New Roman" w:cs="Times New Roman" w:eastAsia="Times New Roman" w:hAnsi="Times New Roman"/>
          <w:color w:val="000000"/>
          <w:sz w:val="21"/>
          <w:szCs w:val="21"/>
          <w:rtl w:val="0"/>
        </w:rPr>
        <w:t xml:space="preserve"> LabelEncoder, MinMaxScaler</w:t>
      </w:r>
    </w:p>
    <w:p w:rsidR="00000000" w:rsidDel="00000000" w:rsidP="00000000" w:rsidRDefault="00000000" w:rsidRPr="00000000" w14:paraId="00000041">
      <w:pPr>
        <w:shd w:fill="f7f7f7" w:val="clear"/>
        <w:spacing w:after="0" w:lineRule="auto"/>
        <w:rPr>
          <w:rFonts w:ascii="Times New Roman" w:cs="Times New Roman" w:eastAsia="Times New Roman" w:hAnsi="Times New Roman"/>
          <w:color w:val="000000"/>
          <w:sz w:val="21"/>
          <w:szCs w:val="21"/>
        </w:rPr>
      </w:pPr>
      <w:r w:rsidDel="00000000" w:rsidR="00000000" w:rsidRPr="00000000">
        <w:rPr>
          <w:rFonts w:ascii="Times New Roman" w:cs="Times New Roman" w:eastAsia="Times New Roman" w:hAnsi="Times New Roman"/>
          <w:color w:val="af00db"/>
          <w:sz w:val="21"/>
          <w:szCs w:val="21"/>
          <w:rtl w:val="0"/>
        </w:rPr>
        <w:t xml:space="preserve">from</w:t>
      </w:r>
      <w:r w:rsidDel="00000000" w:rsidR="00000000" w:rsidRPr="00000000">
        <w:rPr>
          <w:rFonts w:ascii="Times New Roman" w:cs="Times New Roman" w:eastAsia="Times New Roman" w:hAnsi="Times New Roman"/>
          <w:color w:val="000000"/>
          <w:sz w:val="21"/>
          <w:szCs w:val="21"/>
          <w:rtl w:val="0"/>
        </w:rPr>
        <w:t xml:space="preserve"> sklearn.model_selection </w:t>
      </w:r>
      <w:r w:rsidDel="00000000" w:rsidR="00000000" w:rsidRPr="00000000">
        <w:rPr>
          <w:rFonts w:ascii="Times New Roman" w:cs="Times New Roman" w:eastAsia="Times New Roman" w:hAnsi="Times New Roman"/>
          <w:color w:val="af00db"/>
          <w:sz w:val="21"/>
          <w:szCs w:val="21"/>
          <w:rtl w:val="0"/>
        </w:rPr>
        <w:t xml:space="preserve">import</w:t>
      </w:r>
      <w:r w:rsidDel="00000000" w:rsidR="00000000" w:rsidRPr="00000000">
        <w:rPr>
          <w:rFonts w:ascii="Times New Roman" w:cs="Times New Roman" w:eastAsia="Times New Roman" w:hAnsi="Times New Roman"/>
          <w:color w:val="000000"/>
          <w:sz w:val="21"/>
          <w:szCs w:val="21"/>
          <w:rtl w:val="0"/>
        </w:rPr>
        <w:t xml:space="preserve"> train_test_split</w:t>
      </w:r>
    </w:p>
    <w:p w:rsidR="00000000" w:rsidDel="00000000" w:rsidP="00000000" w:rsidRDefault="00000000" w:rsidRPr="00000000" w14:paraId="00000042">
      <w:pPr>
        <w:shd w:fill="f7f7f7" w:val="clear"/>
        <w:spacing w:after="0" w:lineRule="auto"/>
        <w:rPr>
          <w:rFonts w:ascii="Times New Roman" w:cs="Times New Roman" w:eastAsia="Times New Roman" w:hAnsi="Times New Roman"/>
          <w:sz w:val="21"/>
          <w:szCs w:val="21"/>
        </w:rPr>
      </w:pPr>
      <w:r w:rsidDel="00000000" w:rsidR="00000000" w:rsidRPr="00000000">
        <w:rPr>
          <w:rtl w:val="0"/>
        </w:rPr>
      </w:r>
    </w:p>
    <w:p w:rsidR="00000000" w:rsidDel="00000000" w:rsidP="00000000" w:rsidRDefault="00000000" w:rsidRPr="00000000" w14:paraId="00000043">
      <w:pPr>
        <w:shd w:fill="f7f7f7" w:val="clear"/>
        <w:spacing w:after="0" w:lineRule="auto"/>
        <w:rPr>
          <w:rFonts w:ascii="Times New Roman" w:cs="Times New Roman" w:eastAsia="Times New Roman" w:hAnsi="Times New Roman"/>
          <w:color w:val="000000"/>
          <w:sz w:val="21"/>
          <w:szCs w:val="21"/>
        </w:rPr>
      </w:pPr>
      <w:r w:rsidDel="00000000" w:rsidR="00000000" w:rsidRPr="00000000">
        <w:rPr>
          <w:rFonts w:ascii="Times New Roman" w:cs="Times New Roman" w:eastAsia="Times New Roman" w:hAnsi="Times New Roman"/>
          <w:color w:val="008000"/>
          <w:sz w:val="21"/>
          <w:szCs w:val="21"/>
          <w:rtl w:val="0"/>
        </w:rPr>
        <w:t xml:space="preserve"># Suppress warnings (use with caution)</w:t>
      </w:r>
      <w:r w:rsidDel="00000000" w:rsidR="00000000" w:rsidRPr="00000000">
        <w:rPr>
          <w:rtl w:val="0"/>
        </w:rPr>
      </w:r>
    </w:p>
    <w:p w:rsidR="00000000" w:rsidDel="00000000" w:rsidP="00000000" w:rsidRDefault="00000000" w:rsidRPr="00000000" w14:paraId="00000044">
      <w:pPr>
        <w:shd w:fill="f7f7f7" w:val="clear"/>
        <w:spacing w:after="0" w:lineRule="auto"/>
        <w:rPr>
          <w:rFonts w:ascii="Times New Roman" w:cs="Times New Roman" w:eastAsia="Times New Roman" w:hAnsi="Times New Roman"/>
          <w:color w:val="000000"/>
          <w:sz w:val="21"/>
          <w:szCs w:val="21"/>
        </w:rPr>
      </w:pPr>
      <w:r w:rsidDel="00000000" w:rsidR="00000000" w:rsidRPr="00000000">
        <w:rPr>
          <w:rFonts w:ascii="Times New Roman" w:cs="Times New Roman" w:eastAsia="Times New Roman" w:hAnsi="Times New Roman"/>
          <w:color w:val="af00db"/>
          <w:sz w:val="21"/>
          <w:szCs w:val="21"/>
          <w:rtl w:val="0"/>
        </w:rPr>
        <w:t xml:space="preserve">import</w:t>
      </w:r>
      <w:r w:rsidDel="00000000" w:rsidR="00000000" w:rsidRPr="00000000">
        <w:rPr>
          <w:rFonts w:ascii="Times New Roman" w:cs="Times New Roman" w:eastAsia="Times New Roman" w:hAnsi="Times New Roman"/>
          <w:color w:val="000000"/>
          <w:sz w:val="21"/>
          <w:szCs w:val="21"/>
          <w:rtl w:val="0"/>
        </w:rPr>
        <w:t xml:space="preserve"> warnings</w:t>
      </w:r>
    </w:p>
    <w:p w:rsidR="00000000" w:rsidDel="00000000" w:rsidP="00000000" w:rsidRDefault="00000000" w:rsidRPr="00000000" w14:paraId="00000045">
      <w:pPr>
        <w:shd w:fill="f7f7f7" w:val="clear"/>
        <w:spacing w:after="0" w:lineRule="auto"/>
        <w:rPr>
          <w:rFonts w:ascii="Times New Roman" w:cs="Times New Roman" w:eastAsia="Times New Roman" w:hAnsi="Times New Roman"/>
          <w:color w:val="000000"/>
          <w:sz w:val="21"/>
          <w:szCs w:val="21"/>
        </w:rPr>
      </w:pPr>
      <w:r w:rsidDel="00000000" w:rsidR="00000000" w:rsidRPr="00000000">
        <w:rPr>
          <w:rFonts w:ascii="Times New Roman" w:cs="Times New Roman" w:eastAsia="Times New Roman" w:hAnsi="Times New Roman"/>
          <w:color w:val="000000"/>
          <w:sz w:val="21"/>
          <w:szCs w:val="21"/>
          <w:rtl w:val="0"/>
        </w:rPr>
        <w:t xml:space="preserve">warnings.filterwarnings(</w:t>
      </w:r>
      <w:r w:rsidDel="00000000" w:rsidR="00000000" w:rsidRPr="00000000">
        <w:rPr>
          <w:rFonts w:ascii="Times New Roman" w:cs="Times New Roman" w:eastAsia="Times New Roman" w:hAnsi="Times New Roman"/>
          <w:color w:val="a31515"/>
          <w:sz w:val="21"/>
          <w:szCs w:val="21"/>
          <w:rtl w:val="0"/>
        </w:rPr>
        <w:t xml:space="preserve">"ignore"</w:t>
      </w:r>
      <w:r w:rsidDel="00000000" w:rsidR="00000000" w:rsidRPr="00000000">
        <w:rPr>
          <w:rFonts w:ascii="Times New Roman" w:cs="Times New Roman" w:eastAsia="Times New Roman" w:hAnsi="Times New Roman"/>
          <w:color w:val="000000"/>
          <w:sz w:val="21"/>
          <w:szCs w:val="21"/>
          <w:rtl w:val="0"/>
        </w:rPr>
        <w:t xml:space="preserve">)</w:t>
      </w:r>
    </w:p>
    <w:p w:rsidR="00000000" w:rsidDel="00000000" w:rsidP="00000000" w:rsidRDefault="00000000" w:rsidRPr="00000000" w14:paraId="00000046">
      <w:pPr>
        <w:shd w:fill="f7f7f7" w:val="clear"/>
        <w:spacing w:after="0" w:lineRule="auto"/>
        <w:rPr>
          <w:rFonts w:ascii="Times New Roman" w:cs="Times New Roman" w:eastAsia="Times New Roman" w:hAnsi="Times New Roman"/>
          <w:color w:val="000000"/>
          <w:sz w:val="21"/>
          <w:szCs w:val="21"/>
        </w:rPr>
      </w:pPr>
      <w:r w:rsidDel="00000000" w:rsidR="00000000" w:rsidRPr="00000000">
        <w:rPr>
          <w:rtl w:val="0"/>
        </w:rPr>
      </w:r>
    </w:p>
    <w:p w:rsidR="00000000" w:rsidDel="00000000" w:rsidP="00000000" w:rsidRDefault="00000000" w:rsidRPr="00000000" w14:paraId="00000047">
      <w:pPr>
        <w:shd w:fill="f7f7f7" w:val="clear"/>
        <w:spacing w:after="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Reading Data</w:t>
      </w:r>
    </w:p>
    <w:p w:rsidR="00000000" w:rsidDel="00000000" w:rsidP="00000000" w:rsidRDefault="00000000" w:rsidRPr="00000000" w14:paraId="00000048">
      <w:pPr>
        <w:shd w:fill="f7f7f7" w:val="clear"/>
        <w:spacing w:after="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9">
      <w:pPr>
        <w:shd w:fill="f7f7f7" w:val="clear"/>
        <w:spacing w:after="0" w:line="325.71428571428567"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df=pd.read_csv(</w:t>
      </w:r>
      <w:r w:rsidDel="00000000" w:rsidR="00000000" w:rsidRPr="00000000">
        <w:rPr>
          <w:rFonts w:ascii="Times New Roman" w:cs="Times New Roman" w:eastAsia="Times New Roman" w:hAnsi="Times New Roman"/>
          <w:color w:val="a31515"/>
          <w:sz w:val="21"/>
          <w:szCs w:val="21"/>
          <w:rtl w:val="0"/>
        </w:rPr>
        <w:t xml:space="preserve">'/kaggle/input/heart-disease-dataset/heart.csv'</w:t>
      </w:r>
      <w:r w:rsidDel="00000000" w:rsidR="00000000" w:rsidRPr="00000000">
        <w:rPr>
          <w:rFonts w:ascii="Times New Roman" w:cs="Times New Roman" w:eastAsia="Times New Roman" w:hAnsi="Times New Roman"/>
          <w:sz w:val="21"/>
          <w:szCs w:val="21"/>
          <w:rtl w:val="0"/>
        </w:rPr>
        <w:t xml:space="preserve">)</w:t>
      </w:r>
    </w:p>
    <w:p w:rsidR="00000000" w:rsidDel="00000000" w:rsidP="00000000" w:rsidRDefault="00000000" w:rsidRPr="00000000" w14:paraId="0000004A">
      <w:pPr>
        <w:shd w:fill="f7f7f7" w:val="clear"/>
        <w:spacing w:after="0" w:line="325.71428571428567"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df.shape()#(1025,14)</w:t>
      </w:r>
    </w:p>
    <w:p w:rsidR="00000000" w:rsidDel="00000000" w:rsidP="00000000" w:rsidRDefault="00000000" w:rsidRPr="00000000" w14:paraId="0000004B">
      <w:pPr>
        <w:shd w:fill="f7f7f7" w:val="clear"/>
        <w:spacing w:after="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color w:val="000000"/>
          <w:sz w:val="21"/>
          <w:szCs w:val="21"/>
          <w:rtl w:val="0"/>
        </w:rPr>
        <w:t xml:space="preserve">df.head(</w:t>
      </w:r>
      <w:r w:rsidDel="00000000" w:rsidR="00000000" w:rsidRPr="00000000">
        <w:rPr>
          <w:rFonts w:ascii="Times New Roman" w:cs="Times New Roman" w:eastAsia="Times New Roman" w:hAnsi="Times New Roman"/>
          <w:sz w:val="21"/>
          <w:szCs w:val="21"/>
          <w:rtl w:val="0"/>
        </w:rPr>
        <w:t xml:space="preserve">)</w:t>
      </w:r>
      <w:r w:rsidDel="00000000" w:rsidR="00000000" w:rsidRPr="00000000">
        <w:rPr>
          <w:rtl w:val="0"/>
        </w:rPr>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Pr>
        <w:drawing>
          <wp:inline distB="0" distT="0" distL="0" distR="0">
            <wp:extent cx="6765148" cy="1887273"/>
            <wp:effectExtent b="0" l="0" r="0" t="0"/>
            <wp:docPr id="16" name="image13.png"/>
            <a:graphic>
              <a:graphicData uri="http://schemas.openxmlformats.org/drawingml/2006/picture">
                <pic:pic>
                  <pic:nvPicPr>
                    <pic:cNvPr id="0" name="image13.png"/>
                    <pic:cNvPicPr preferRelativeResize="0"/>
                  </pic:nvPicPr>
                  <pic:blipFill>
                    <a:blip r:embed="rId6"/>
                    <a:srcRect b="1594" l="0" r="0" t="1594"/>
                    <a:stretch>
                      <a:fillRect/>
                    </a:stretch>
                  </pic:blipFill>
                  <pic:spPr>
                    <a:xfrm>
                      <a:off x="0" y="0"/>
                      <a:ext cx="6765148" cy="1887273"/>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shd w:fill="f7f7f7" w:val="clear"/>
        <w:spacing w:line="325.71428571428567"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1"/>
          <w:szCs w:val="21"/>
          <w:rtl w:val="0"/>
        </w:rPr>
        <w:t xml:space="preserve">df.tail()</w:t>
      </w:r>
      <w:r w:rsidDel="00000000" w:rsidR="00000000" w:rsidRPr="00000000">
        <w:rPr>
          <w:rtl w:val="0"/>
        </w:rPr>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6645600" cy="1828800"/>
            <wp:effectExtent b="0" l="0" r="0" t="0"/>
            <wp:docPr id="21" name="image21.png"/>
            <a:graphic>
              <a:graphicData uri="http://schemas.openxmlformats.org/drawingml/2006/picture">
                <pic:pic>
                  <pic:nvPicPr>
                    <pic:cNvPr id="0" name="image21.png"/>
                    <pic:cNvPicPr preferRelativeResize="0"/>
                  </pic:nvPicPr>
                  <pic:blipFill>
                    <a:blip r:embed="rId7"/>
                    <a:srcRect b="0" l="0" r="0" t="0"/>
                    <a:stretch>
                      <a:fillRect/>
                    </a:stretch>
                  </pic:blipFill>
                  <pic:spPr>
                    <a:xfrm>
                      <a:off x="0" y="0"/>
                      <a:ext cx="6645600"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EDA </w:t>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1. Gather Information About the Data</w:t>
      </w:r>
    </w:p>
    <w:p w:rsidR="00000000" w:rsidDel="00000000" w:rsidP="00000000" w:rsidRDefault="00000000" w:rsidRPr="00000000" w14:paraId="00000052">
      <w:pPr>
        <w:shd w:fill="f7f7f7" w:val="clear"/>
        <w:spacing w:after="0" w:lineRule="auto"/>
        <w:rPr>
          <w:rFonts w:ascii="Times New Roman" w:cs="Times New Roman" w:eastAsia="Times New Roman" w:hAnsi="Times New Roman"/>
          <w:color w:val="000000"/>
          <w:sz w:val="21"/>
          <w:szCs w:val="21"/>
        </w:rPr>
      </w:pPr>
      <w:r w:rsidDel="00000000" w:rsidR="00000000" w:rsidRPr="00000000">
        <w:rPr>
          <w:rFonts w:ascii="Times New Roman" w:cs="Times New Roman" w:eastAsia="Times New Roman" w:hAnsi="Times New Roman"/>
          <w:color w:val="000000"/>
          <w:sz w:val="21"/>
          <w:szCs w:val="21"/>
          <w:rtl w:val="0"/>
        </w:rPr>
        <w:t xml:space="preserve">df.describe()</w:t>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Pr>
        <w:drawing>
          <wp:inline distB="0" distT="0" distL="0" distR="0">
            <wp:extent cx="6648450" cy="2099247"/>
            <wp:effectExtent b="0" l="0" r="0" t="0"/>
            <wp:docPr id="14" name="image1.png"/>
            <a:graphic>
              <a:graphicData uri="http://schemas.openxmlformats.org/drawingml/2006/picture">
                <pic:pic>
                  <pic:nvPicPr>
                    <pic:cNvPr id="0" name="image1.png"/>
                    <pic:cNvPicPr preferRelativeResize="0"/>
                  </pic:nvPicPr>
                  <pic:blipFill>
                    <a:blip r:embed="rId8"/>
                    <a:srcRect b="6983" l="0" r="0" t="6983"/>
                    <a:stretch>
                      <a:fillRect/>
                    </a:stretch>
                  </pic:blipFill>
                  <pic:spPr>
                    <a:xfrm>
                      <a:off x="0" y="0"/>
                      <a:ext cx="6648450" cy="2099247"/>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shd w:fill="f7f7f7" w:val="clear"/>
        <w:spacing w:line="325.71428571428567"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df.info()</w:t>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771900" cy="3948043"/>
            <wp:effectExtent b="0" l="0" r="0" t="0"/>
            <wp:docPr id="15"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3771900" cy="3948043"/>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2a) Check Missing Variables</w:t>
      </w:r>
    </w:p>
    <w:p w:rsidR="00000000" w:rsidDel="00000000" w:rsidP="00000000" w:rsidRDefault="00000000" w:rsidRPr="00000000" w14:paraId="00000058">
      <w:pPr>
        <w:shd w:fill="f7f7f7" w:val="clear"/>
        <w:spacing w:after="0" w:lineRule="auto"/>
        <w:rPr>
          <w:rFonts w:ascii="Times New Roman" w:cs="Times New Roman" w:eastAsia="Times New Roman" w:hAnsi="Times New Roman"/>
          <w:color w:val="000000"/>
          <w:sz w:val="21"/>
          <w:szCs w:val="21"/>
        </w:rPr>
      </w:pPr>
      <w:r w:rsidDel="00000000" w:rsidR="00000000" w:rsidRPr="00000000">
        <w:rPr>
          <w:rFonts w:ascii="Times New Roman" w:cs="Times New Roman" w:eastAsia="Times New Roman" w:hAnsi="Times New Roman"/>
          <w:color w:val="795e26"/>
          <w:sz w:val="21"/>
          <w:szCs w:val="21"/>
          <w:rtl w:val="0"/>
        </w:rPr>
        <w:t xml:space="preserve">print</w:t>
      </w:r>
      <w:r w:rsidDel="00000000" w:rsidR="00000000" w:rsidRPr="00000000">
        <w:rPr>
          <w:rFonts w:ascii="Times New Roman" w:cs="Times New Roman" w:eastAsia="Times New Roman" w:hAnsi="Times New Roman"/>
          <w:color w:val="000000"/>
          <w:sz w:val="21"/>
          <w:szCs w:val="21"/>
          <w:rtl w:val="0"/>
        </w:rPr>
        <w:t xml:space="preserve">(</w:t>
      </w:r>
      <w:r w:rsidDel="00000000" w:rsidR="00000000" w:rsidRPr="00000000">
        <w:rPr>
          <w:rFonts w:ascii="Times New Roman" w:cs="Times New Roman" w:eastAsia="Times New Roman" w:hAnsi="Times New Roman"/>
          <w:color w:val="a31515"/>
          <w:sz w:val="21"/>
          <w:szCs w:val="21"/>
          <w:rtl w:val="0"/>
        </w:rPr>
        <w:t xml:space="preserve">'Percentage of Missing Values'</w:t>
      </w:r>
      <w:r w:rsidDel="00000000" w:rsidR="00000000" w:rsidRPr="00000000">
        <w:rPr>
          <w:rFonts w:ascii="Times New Roman" w:cs="Times New Roman" w:eastAsia="Times New Roman" w:hAnsi="Times New Roman"/>
          <w:color w:val="000000"/>
          <w:sz w:val="21"/>
          <w:szCs w:val="21"/>
          <w:rtl w:val="0"/>
        </w:rPr>
        <w:t xml:space="preserve">)</w:t>
      </w:r>
    </w:p>
    <w:p w:rsidR="00000000" w:rsidDel="00000000" w:rsidP="00000000" w:rsidRDefault="00000000" w:rsidRPr="00000000" w14:paraId="00000059">
      <w:pPr>
        <w:shd w:fill="f7f7f7" w:val="clear"/>
        <w:spacing w:after="0" w:lineRule="auto"/>
        <w:rPr>
          <w:rFonts w:ascii="Times New Roman" w:cs="Times New Roman" w:eastAsia="Times New Roman" w:hAnsi="Times New Roman"/>
          <w:color w:val="000000"/>
          <w:sz w:val="21"/>
          <w:szCs w:val="21"/>
        </w:rPr>
      </w:pPr>
      <w:r w:rsidDel="00000000" w:rsidR="00000000" w:rsidRPr="00000000">
        <w:rPr>
          <w:rFonts w:ascii="Times New Roman" w:cs="Times New Roman" w:eastAsia="Times New Roman" w:hAnsi="Times New Roman"/>
          <w:color w:val="000000"/>
          <w:sz w:val="21"/>
          <w:szCs w:val="21"/>
          <w:rtl w:val="0"/>
        </w:rPr>
        <w:t xml:space="preserve">(df.isna().mean() * </w:t>
      </w:r>
      <w:r w:rsidDel="00000000" w:rsidR="00000000" w:rsidRPr="00000000">
        <w:rPr>
          <w:rFonts w:ascii="Times New Roman" w:cs="Times New Roman" w:eastAsia="Times New Roman" w:hAnsi="Times New Roman"/>
          <w:color w:val="116644"/>
          <w:sz w:val="21"/>
          <w:szCs w:val="21"/>
          <w:rtl w:val="0"/>
        </w:rPr>
        <w:t xml:space="preserve">100</w:t>
      </w:r>
      <w:r w:rsidDel="00000000" w:rsidR="00000000" w:rsidRPr="00000000">
        <w:rPr>
          <w:rFonts w:ascii="Times New Roman" w:cs="Times New Roman" w:eastAsia="Times New Roman" w:hAnsi="Times New Roman"/>
          <w:color w:val="000000"/>
          <w:sz w:val="21"/>
          <w:szCs w:val="21"/>
          <w:rtl w:val="0"/>
        </w:rPr>
        <w:t xml:space="preserve">).</w:t>
      </w:r>
      <w:r w:rsidDel="00000000" w:rsidR="00000000" w:rsidRPr="00000000">
        <w:rPr>
          <w:rFonts w:ascii="Times New Roman" w:cs="Times New Roman" w:eastAsia="Times New Roman" w:hAnsi="Times New Roman"/>
          <w:color w:val="795e26"/>
          <w:sz w:val="21"/>
          <w:szCs w:val="21"/>
          <w:rtl w:val="0"/>
        </w:rPr>
        <w:t xml:space="preserve">round</w:t>
      </w:r>
      <w:r w:rsidDel="00000000" w:rsidR="00000000" w:rsidRPr="00000000">
        <w:rPr>
          <w:rFonts w:ascii="Times New Roman" w:cs="Times New Roman" w:eastAsia="Times New Roman" w:hAnsi="Times New Roman"/>
          <w:color w:val="000000"/>
          <w:sz w:val="21"/>
          <w:szCs w:val="21"/>
          <w:rtl w:val="0"/>
        </w:rPr>
        <w:t xml:space="preserve">(</w:t>
      </w:r>
      <w:r w:rsidDel="00000000" w:rsidR="00000000" w:rsidRPr="00000000">
        <w:rPr>
          <w:rFonts w:ascii="Times New Roman" w:cs="Times New Roman" w:eastAsia="Times New Roman" w:hAnsi="Times New Roman"/>
          <w:color w:val="116644"/>
          <w:sz w:val="21"/>
          <w:szCs w:val="21"/>
          <w:rtl w:val="0"/>
        </w:rPr>
        <w:t xml:space="preserve">1</w:t>
      </w:r>
      <w:r w:rsidDel="00000000" w:rsidR="00000000" w:rsidRPr="00000000">
        <w:rPr>
          <w:rFonts w:ascii="Times New Roman" w:cs="Times New Roman" w:eastAsia="Times New Roman" w:hAnsi="Times New Roman"/>
          <w:color w:val="000000"/>
          <w:sz w:val="21"/>
          <w:szCs w:val="21"/>
          <w:rtl w:val="0"/>
        </w:rPr>
        <w:t xml:space="preserve">)</w:t>
      </w:r>
    </w:p>
    <w:p w:rsidR="00000000" w:rsidDel="00000000" w:rsidP="00000000" w:rsidRDefault="00000000" w:rsidRPr="00000000" w14:paraId="0000005A">
      <w:pPr>
        <w:spacing w:line="240" w:lineRule="auto"/>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Pr>
        <w:drawing>
          <wp:inline distB="0" distT="0" distL="0" distR="0">
            <wp:extent cx="2738438" cy="3111861"/>
            <wp:effectExtent b="0" l="0" r="0" t="0"/>
            <wp:docPr id="7" name="image4.png"/>
            <a:graphic>
              <a:graphicData uri="http://schemas.openxmlformats.org/drawingml/2006/picture">
                <pic:pic>
                  <pic:nvPicPr>
                    <pic:cNvPr id="0" name="image4.png"/>
                    <pic:cNvPicPr preferRelativeResize="0"/>
                  </pic:nvPicPr>
                  <pic:blipFill>
                    <a:blip r:embed="rId10"/>
                    <a:srcRect b="0" l="0" r="0" t="-18403"/>
                    <a:stretch>
                      <a:fillRect/>
                    </a:stretch>
                  </pic:blipFill>
                  <pic:spPr>
                    <a:xfrm>
                      <a:off x="0" y="0"/>
                      <a:ext cx="2738438" cy="3111861"/>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spacing w:after="120" w:line="240" w:lineRule="auto"/>
        <w:rPr>
          <w:rFonts w:ascii="Times New Roman" w:cs="Times New Roman" w:eastAsia="Times New Roman" w:hAnsi="Times New Roman"/>
          <w:color w:val="202214"/>
          <w:sz w:val="24"/>
          <w:szCs w:val="24"/>
        </w:rPr>
      </w:pPr>
      <w:r w:rsidDel="00000000" w:rsidR="00000000" w:rsidRPr="00000000">
        <w:rPr>
          <w:rtl w:val="0"/>
        </w:rPr>
      </w:r>
    </w:p>
    <w:p w:rsidR="00000000" w:rsidDel="00000000" w:rsidP="00000000" w:rsidRDefault="00000000" w:rsidRPr="00000000" w14:paraId="0000005C">
      <w:pPr>
        <w:spacing w:after="120" w:line="240" w:lineRule="auto"/>
        <w:rPr>
          <w:rFonts w:ascii="Times New Roman" w:cs="Times New Roman" w:eastAsia="Times New Roman" w:hAnsi="Times New Roman"/>
          <w:color w:val="202214"/>
          <w:sz w:val="24"/>
          <w:szCs w:val="24"/>
        </w:rPr>
      </w:pPr>
      <w:r w:rsidDel="00000000" w:rsidR="00000000" w:rsidRPr="00000000">
        <w:rPr>
          <w:rFonts w:ascii="Times New Roman" w:cs="Times New Roman" w:eastAsia="Times New Roman" w:hAnsi="Times New Roman"/>
          <w:color w:val="202214"/>
          <w:sz w:val="24"/>
          <w:szCs w:val="24"/>
          <w:rtl w:val="0"/>
        </w:rPr>
        <w:t xml:space="preserve">2b) Check for Duplicate Entries, Unnecessary Columns, and Data Formatting</w:t>
      </w:r>
    </w:p>
    <w:p w:rsidR="00000000" w:rsidDel="00000000" w:rsidP="00000000" w:rsidRDefault="00000000" w:rsidRPr="00000000" w14:paraId="0000005D">
      <w:pPr>
        <w:shd w:fill="f7f7f7"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Times New Roman" w:cs="Times New Roman" w:eastAsia="Times New Roman" w:hAnsi="Times New Roman"/>
          <w:color w:val="3c4043"/>
          <w:sz w:val="21"/>
          <w:szCs w:val="21"/>
        </w:rPr>
      </w:pPr>
      <w:r w:rsidDel="00000000" w:rsidR="00000000" w:rsidRPr="00000000">
        <w:rPr>
          <w:rFonts w:ascii="Times New Roman" w:cs="Times New Roman" w:eastAsia="Times New Roman" w:hAnsi="Times New Roman"/>
          <w:color w:val="3c4043"/>
          <w:sz w:val="21"/>
          <w:szCs w:val="21"/>
          <w:rtl w:val="0"/>
        </w:rPr>
        <w:t xml:space="preserve">df.duplicated()</w:t>
      </w:r>
    </w:p>
    <w:p w:rsidR="00000000" w:rsidDel="00000000" w:rsidP="00000000" w:rsidRDefault="00000000" w:rsidRPr="00000000" w14:paraId="0000005E">
      <w:pPr>
        <w:spacing w:after="120" w:line="240" w:lineRule="auto"/>
        <w:rPr>
          <w:rFonts w:ascii="Times New Roman" w:cs="Times New Roman" w:eastAsia="Times New Roman" w:hAnsi="Times New Roman"/>
          <w:color w:val="202214"/>
          <w:sz w:val="24"/>
          <w:szCs w:val="24"/>
        </w:rPr>
      </w:pPr>
      <w:r w:rsidDel="00000000" w:rsidR="00000000" w:rsidRPr="00000000">
        <w:rPr>
          <w:rFonts w:ascii="Times New Roman" w:cs="Times New Roman" w:eastAsia="Times New Roman" w:hAnsi="Times New Roman"/>
          <w:color w:val="202214"/>
          <w:sz w:val="24"/>
          <w:szCs w:val="24"/>
        </w:rPr>
        <w:drawing>
          <wp:inline distB="114300" distT="114300" distL="114300" distR="114300">
            <wp:extent cx="2262188" cy="2314575"/>
            <wp:effectExtent b="0" l="0" r="0" t="0"/>
            <wp:docPr id="3"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2262188" cy="2314575"/>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shd w:fill="f7f7f7" w:val="clear"/>
        <w:spacing w:after="0" w:lineRule="auto"/>
        <w:rPr>
          <w:rFonts w:ascii="Times New Roman" w:cs="Times New Roman" w:eastAsia="Times New Roman" w:hAnsi="Times New Roman"/>
          <w:color w:val="000000"/>
          <w:sz w:val="21"/>
          <w:szCs w:val="21"/>
        </w:rPr>
      </w:pPr>
      <w:r w:rsidDel="00000000" w:rsidR="00000000" w:rsidRPr="00000000">
        <w:rPr>
          <w:rFonts w:ascii="Times New Roman" w:cs="Times New Roman" w:eastAsia="Times New Roman" w:hAnsi="Times New Roman"/>
          <w:color w:val="008000"/>
          <w:sz w:val="21"/>
          <w:szCs w:val="21"/>
          <w:rtl w:val="0"/>
        </w:rPr>
        <w:t xml:space="preserve"># Print amount of duplicates</w:t>
      </w:r>
      <w:r w:rsidDel="00000000" w:rsidR="00000000" w:rsidRPr="00000000">
        <w:rPr>
          <w:rtl w:val="0"/>
        </w:rPr>
      </w:r>
    </w:p>
    <w:p w:rsidR="00000000" w:rsidDel="00000000" w:rsidP="00000000" w:rsidRDefault="00000000" w:rsidRPr="00000000" w14:paraId="00000060">
      <w:pPr>
        <w:shd w:fill="f7f7f7" w:val="clear"/>
        <w:spacing w:after="0" w:lineRule="auto"/>
        <w:rPr>
          <w:rFonts w:ascii="Times New Roman" w:cs="Times New Roman" w:eastAsia="Times New Roman" w:hAnsi="Times New Roman"/>
          <w:color w:val="000000"/>
          <w:sz w:val="21"/>
          <w:szCs w:val="21"/>
        </w:rPr>
      </w:pPr>
      <w:r w:rsidDel="00000000" w:rsidR="00000000" w:rsidRPr="00000000">
        <w:rPr>
          <w:rFonts w:ascii="Times New Roman" w:cs="Times New Roman" w:eastAsia="Times New Roman" w:hAnsi="Times New Roman"/>
          <w:color w:val="795e26"/>
          <w:sz w:val="21"/>
          <w:szCs w:val="21"/>
          <w:rtl w:val="0"/>
        </w:rPr>
        <w:t xml:space="preserve">print</w:t>
      </w:r>
      <w:r w:rsidDel="00000000" w:rsidR="00000000" w:rsidRPr="00000000">
        <w:rPr>
          <w:rFonts w:ascii="Times New Roman" w:cs="Times New Roman" w:eastAsia="Times New Roman" w:hAnsi="Times New Roman"/>
          <w:color w:val="000000"/>
          <w:sz w:val="21"/>
          <w:szCs w:val="21"/>
          <w:rtl w:val="0"/>
        </w:rPr>
        <w:t xml:space="preserve">(</w:t>
      </w:r>
      <w:r w:rsidDel="00000000" w:rsidR="00000000" w:rsidRPr="00000000">
        <w:rPr>
          <w:rFonts w:ascii="Times New Roman" w:cs="Times New Roman" w:eastAsia="Times New Roman" w:hAnsi="Times New Roman"/>
          <w:color w:val="a31515"/>
          <w:sz w:val="21"/>
          <w:szCs w:val="21"/>
          <w:rtl w:val="0"/>
        </w:rPr>
        <w:t xml:space="preserve">'Amount of duplicates: {:,}'</w:t>
      </w:r>
      <w:r w:rsidDel="00000000" w:rsidR="00000000" w:rsidRPr="00000000">
        <w:rPr>
          <w:rFonts w:ascii="Times New Roman" w:cs="Times New Roman" w:eastAsia="Times New Roman" w:hAnsi="Times New Roman"/>
          <w:color w:val="000000"/>
          <w:sz w:val="21"/>
          <w:szCs w:val="21"/>
          <w:rtl w:val="0"/>
        </w:rPr>
        <w:t xml:space="preserve">.</w:t>
      </w:r>
      <w:r w:rsidDel="00000000" w:rsidR="00000000" w:rsidRPr="00000000">
        <w:rPr>
          <w:rFonts w:ascii="Times New Roman" w:cs="Times New Roman" w:eastAsia="Times New Roman" w:hAnsi="Times New Roman"/>
          <w:color w:val="795e26"/>
          <w:sz w:val="21"/>
          <w:szCs w:val="21"/>
          <w:rtl w:val="0"/>
        </w:rPr>
        <w:t xml:space="preserve">format</w:t>
      </w:r>
      <w:r w:rsidDel="00000000" w:rsidR="00000000" w:rsidRPr="00000000">
        <w:rPr>
          <w:rFonts w:ascii="Times New Roman" w:cs="Times New Roman" w:eastAsia="Times New Roman" w:hAnsi="Times New Roman"/>
          <w:color w:val="000000"/>
          <w:sz w:val="21"/>
          <w:szCs w:val="21"/>
          <w:rtl w:val="0"/>
        </w:rPr>
        <w:t xml:space="preserve">(df.duplicated().</w:t>
      </w:r>
      <w:r w:rsidDel="00000000" w:rsidR="00000000" w:rsidRPr="00000000">
        <w:rPr>
          <w:rFonts w:ascii="Times New Roman" w:cs="Times New Roman" w:eastAsia="Times New Roman" w:hAnsi="Times New Roman"/>
          <w:color w:val="795e26"/>
          <w:sz w:val="21"/>
          <w:szCs w:val="21"/>
          <w:rtl w:val="0"/>
        </w:rPr>
        <w:t xml:space="preserve">sum</w:t>
      </w:r>
      <w:r w:rsidDel="00000000" w:rsidR="00000000" w:rsidRPr="00000000">
        <w:rPr>
          <w:rFonts w:ascii="Times New Roman" w:cs="Times New Roman" w:eastAsia="Times New Roman" w:hAnsi="Times New Roman"/>
          <w:color w:val="000000"/>
          <w:sz w:val="21"/>
          <w:szCs w:val="21"/>
          <w:rtl w:val="0"/>
        </w:rPr>
        <w:t xml:space="preserve">()))</w:t>
      </w:r>
    </w:p>
    <w:p w:rsidR="00000000" w:rsidDel="00000000" w:rsidP="00000000" w:rsidRDefault="00000000" w:rsidRPr="00000000" w14:paraId="00000061">
      <w:pPr>
        <w:shd w:fill="f7f7f7" w:val="clear"/>
        <w:spacing w:after="0" w:lineRule="auto"/>
        <w:rPr>
          <w:rFonts w:ascii="Times New Roman" w:cs="Times New Roman" w:eastAsia="Times New Roman" w:hAnsi="Times New Roman"/>
          <w:color w:val="000000"/>
          <w:sz w:val="21"/>
          <w:szCs w:val="21"/>
        </w:rPr>
      </w:pPr>
      <w:r w:rsidDel="00000000" w:rsidR="00000000" w:rsidRPr="00000000">
        <w:rPr>
          <w:rtl w:val="0"/>
        </w:rPr>
      </w:r>
    </w:p>
    <w:p w:rsidR="00000000" w:rsidDel="00000000" w:rsidP="00000000" w:rsidRDefault="00000000" w:rsidRPr="00000000" w14:paraId="00000062">
      <w:pPr>
        <w:shd w:fill="f7f7f7" w:val="clear"/>
        <w:spacing w:after="0" w:lineRule="auto"/>
        <w:rPr>
          <w:rFonts w:ascii="Times New Roman" w:cs="Times New Roman" w:eastAsia="Times New Roman" w:hAnsi="Times New Roman"/>
          <w:color w:val="000000"/>
          <w:sz w:val="21"/>
          <w:szCs w:val="21"/>
        </w:rPr>
      </w:pPr>
      <w:r w:rsidDel="00000000" w:rsidR="00000000" w:rsidRPr="00000000">
        <w:rPr>
          <w:rFonts w:ascii="Times New Roman" w:cs="Times New Roman" w:eastAsia="Times New Roman" w:hAnsi="Times New Roman"/>
          <w:color w:val="008000"/>
          <w:sz w:val="21"/>
          <w:szCs w:val="21"/>
          <w:rtl w:val="0"/>
        </w:rPr>
        <w:t xml:space="preserve"># Print percentage of duplicates</w:t>
      </w:r>
      <w:r w:rsidDel="00000000" w:rsidR="00000000" w:rsidRPr="00000000">
        <w:rPr>
          <w:rtl w:val="0"/>
        </w:rPr>
      </w:r>
    </w:p>
    <w:p w:rsidR="00000000" w:rsidDel="00000000" w:rsidP="00000000" w:rsidRDefault="00000000" w:rsidRPr="00000000" w14:paraId="00000063">
      <w:pPr>
        <w:shd w:fill="f7f7f7" w:val="clear"/>
        <w:spacing w:after="0" w:lineRule="auto"/>
        <w:rPr>
          <w:rFonts w:ascii="Times New Roman" w:cs="Times New Roman" w:eastAsia="Times New Roman" w:hAnsi="Times New Roman"/>
          <w:color w:val="000000"/>
          <w:sz w:val="21"/>
          <w:szCs w:val="21"/>
        </w:rPr>
      </w:pPr>
      <w:r w:rsidDel="00000000" w:rsidR="00000000" w:rsidRPr="00000000">
        <w:rPr>
          <w:rFonts w:ascii="Times New Roman" w:cs="Times New Roman" w:eastAsia="Times New Roman" w:hAnsi="Times New Roman"/>
          <w:color w:val="795e26"/>
          <w:sz w:val="21"/>
          <w:szCs w:val="21"/>
          <w:rtl w:val="0"/>
        </w:rPr>
        <w:t xml:space="preserve">print</w:t>
      </w:r>
      <w:r w:rsidDel="00000000" w:rsidR="00000000" w:rsidRPr="00000000">
        <w:rPr>
          <w:rFonts w:ascii="Times New Roman" w:cs="Times New Roman" w:eastAsia="Times New Roman" w:hAnsi="Times New Roman"/>
          <w:color w:val="000000"/>
          <w:sz w:val="21"/>
          <w:szCs w:val="21"/>
          <w:rtl w:val="0"/>
        </w:rPr>
        <w:t xml:space="preserve">(</w:t>
      </w:r>
      <w:r w:rsidDel="00000000" w:rsidR="00000000" w:rsidRPr="00000000">
        <w:rPr>
          <w:rFonts w:ascii="Times New Roman" w:cs="Times New Roman" w:eastAsia="Times New Roman" w:hAnsi="Times New Roman"/>
          <w:color w:val="a31515"/>
          <w:sz w:val="21"/>
          <w:szCs w:val="21"/>
          <w:rtl w:val="0"/>
        </w:rPr>
        <w:t xml:space="preserve">'Percentage of duplicates: {:.1%}'</w:t>
      </w:r>
      <w:r w:rsidDel="00000000" w:rsidR="00000000" w:rsidRPr="00000000">
        <w:rPr>
          <w:rFonts w:ascii="Times New Roman" w:cs="Times New Roman" w:eastAsia="Times New Roman" w:hAnsi="Times New Roman"/>
          <w:color w:val="000000"/>
          <w:sz w:val="21"/>
          <w:szCs w:val="21"/>
          <w:rtl w:val="0"/>
        </w:rPr>
        <w:t xml:space="preserve">.</w:t>
      </w:r>
      <w:r w:rsidDel="00000000" w:rsidR="00000000" w:rsidRPr="00000000">
        <w:rPr>
          <w:rFonts w:ascii="Times New Roman" w:cs="Times New Roman" w:eastAsia="Times New Roman" w:hAnsi="Times New Roman"/>
          <w:color w:val="795e26"/>
          <w:sz w:val="21"/>
          <w:szCs w:val="21"/>
          <w:rtl w:val="0"/>
        </w:rPr>
        <w:t xml:space="preserve">format</w:t>
      </w:r>
      <w:r w:rsidDel="00000000" w:rsidR="00000000" w:rsidRPr="00000000">
        <w:rPr>
          <w:rFonts w:ascii="Times New Roman" w:cs="Times New Roman" w:eastAsia="Times New Roman" w:hAnsi="Times New Roman"/>
          <w:color w:val="000000"/>
          <w:sz w:val="21"/>
          <w:szCs w:val="21"/>
          <w:rtl w:val="0"/>
        </w:rPr>
        <w:t xml:space="preserve">(df.duplicated().mean()))</w:t>
      </w:r>
    </w:p>
    <w:p w:rsidR="00000000" w:rsidDel="00000000" w:rsidP="00000000" w:rsidRDefault="00000000" w:rsidRPr="00000000" w14:paraId="00000064">
      <w:pPr>
        <w:spacing w:after="0" w:line="240" w:lineRule="auto"/>
        <w:rPr>
          <w:rFonts w:ascii="Times New Roman" w:cs="Times New Roman" w:eastAsia="Times New Roman" w:hAnsi="Times New Roman"/>
          <w:color w:val="212121"/>
          <w:sz w:val="21"/>
          <w:szCs w:val="21"/>
          <w:highlight w:val="white"/>
        </w:rPr>
      </w:pPr>
      <w:r w:rsidDel="00000000" w:rsidR="00000000" w:rsidRPr="00000000">
        <w:rPr>
          <w:rtl w:val="0"/>
        </w:rPr>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Amount of duplicates: </w:t>
      </w:r>
      <w:r w:rsidDel="00000000" w:rsidR="00000000" w:rsidRPr="00000000">
        <w:rPr>
          <w:rFonts w:ascii="Times New Roman" w:cs="Times New Roman" w:eastAsia="Times New Roman" w:hAnsi="Times New Roman"/>
          <w:sz w:val="24"/>
          <w:szCs w:val="24"/>
          <w:rtl w:val="0"/>
        </w:rPr>
        <w:t xml:space="preserve">723</w:t>
      </w:r>
      <w:r w:rsidDel="00000000" w:rsidR="00000000" w:rsidRPr="00000000">
        <w:rPr>
          <w:rtl w:val="0"/>
        </w:rPr>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Percentage of duplicates: </w:t>
      </w:r>
      <w:r w:rsidDel="00000000" w:rsidR="00000000" w:rsidRPr="00000000">
        <w:rPr>
          <w:rFonts w:ascii="Times New Roman" w:cs="Times New Roman" w:eastAsia="Times New Roman" w:hAnsi="Times New Roman"/>
          <w:sz w:val="24"/>
          <w:szCs w:val="24"/>
          <w:rtl w:val="0"/>
        </w:rPr>
        <w:t xml:space="preserve">70.5%</w:t>
      </w:r>
      <w:r w:rsidDel="00000000" w:rsidR="00000000" w:rsidRPr="00000000">
        <w:rPr>
          <w:rtl w:val="0"/>
        </w:rPr>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8">
      <w:pPr>
        <w:shd w:fill="f7f7f7" w:val="clear"/>
        <w:spacing w:after="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color w:val="000000"/>
          <w:sz w:val="21"/>
          <w:szCs w:val="21"/>
          <w:rtl w:val="0"/>
        </w:rPr>
        <w:t xml:space="preserve">df.drop_duplicates(inplace = </w:t>
      </w:r>
      <w:r w:rsidDel="00000000" w:rsidR="00000000" w:rsidRPr="00000000">
        <w:rPr>
          <w:rFonts w:ascii="Times New Roman" w:cs="Times New Roman" w:eastAsia="Times New Roman" w:hAnsi="Times New Roman"/>
          <w:color w:val="0000ff"/>
          <w:sz w:val="21"/>
          <w:szCs w:val="21"/>
          <w:rtl w:val="0"/>
        </w:rPr>
        <w:t xml:space="preserve">True</w:t>
      </w:r>
      <w:r w:rsidDel="00000000" w:rsidR="00000000" w:rsidRPr="00000000">
        <w:rPr>
          <w:rFonts w:ascii="Times New Roman" w:cs="Times New Roman" w:eastAsia="Times New Roman" w:hAnsi="Times New Roman"/>
          <w:sz w:val="21"/>
          <w:szCs w:val="21"/>
          <w:rtl w:val="0"/>
        </w:rPr>
        <w:t xml:space="preserve">)</w:t>
      </w:r>
    </w:p>
    <w:p w:rsidR="00000000" w:rsidDel="00000000" w:rsidP="00000000" w:rsidRDefault="00000000" w:rsidRPr="00000000" w14:paraId="00000069">
      <w:pPr>
        <w:shd w:fill="f7f7f7" w:val="clear"/>
        <w:spacing w:after="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sex_count=df[</w:t>
      </w:r>
      <w:r w:rsidDel="00000000" w:rsidR="00000000" w:rsidRPr="00000000">
        <w:rPr>
          <w:rFonts w:ascii="Times New Roman" w:cs="Times New Roman" w:eastAsia="Times New Roman" w:hAnsi="Times New Roman"/>
          <w:color w:val="a31515"/>
          <w:sz w:val="21"/>
          <w:szCs w:val="21"/>
          <w:rtl w:val="0"/>
        </w:rPr>
        <w:t xml:space="preserve">'sex'</w:t>
      </w:r>
      <w:r w:rsidDel="00000000" w:rsidR="00000000" w:rsidRPr="00000000">
        <w:rPr>
          <w:rFonts w:ascii="Times New Roman" w:cs="Times New Roman" w:eastAsia="Times New Roman" w:hAnsi="Times New Roman"/>
          <w:sz w:val="21"/>
          <w:szCs w:val="21"/>
          <w:rtl w:val="0"/>
        </w:rPr>
        <w:t xml:space="preserve">].value_counts().reset_index(name=</w:t>
      </w:r>
      <w:r w:rsidDel="00000000" w:rsidR="00000000" w:rsidRPr="00000000">
        <w:rPr>
          <w:rFonts w:ascii="Times New Roman" w:cs="Times New Roman" w:eastAsia="Times New Roman" w:hAnsi="Times New Roman"/>
          <w:color w:val="a31515"/>
          <w:sz w:val="21"/>
          <w:szCs w:val="21"/>
          <w:rtl w:val="0"/>
        </w:rPr>
        <w:t xml:space="preserve">'Count'</w:t>
      </w:r>
      <w:r w:rsidDel="00000000" w:rsidR="00000000" w:rsidRPr="00000000">
        <w:rPr>
          <w:rFonts w:ascii="Times New Roman" w:cs="Times New Roman" w:eastAsia="Times New Roman" w:hAnsi="Times New Roman"/>
          <w:sz w:val="21"/>
          <w:szCs w:val="21"/>
          <w:rtl w:val="0"/>
        </w:rPr>
        <w:t xml:space="preserve">)</w:t>
      </w:r>
    </w:p>
    <w:p w:rsidR="00000000" w:rsidDel="00000000" w:rsidP="00000000" w:rsidRDefault="00000000" w:rsidRPr="00000000" w14:paraId="0000006A">
      <w:pPr>
        <w:shd w:fill="f7f7f7" w:val="clear"/>
        <w:spacing w:after="0"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sex_count</w:t>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Pr>
        <w:drawing>
          <wp:inline distB="0" distT="0" distL="0" distR="0">
            <wp:extent cx="1795463" cy="1152525"/>
            <wp:effectExtent b="0" l="0" r="0" t="0"/>
            <wp:docPr id="18" name="image19.png"/>
            <a:graphic>
              <a:graphicData uri="http://schemas.openxmlformats.org/drawingml/2006/picture">
                <pic:pic>
                  <pic:nvPicPr>
                    <pic:cNvPr id="0" name="image19.png"/>
                    <pic:cNvPicPr preferRelativeResize="0"/>
                  </pic:nvPicPr>
                  <pic:blipFill>
                    <a:blip r:embed="rId12"/>
                    <a:srcRect b="0" l="8396" r="8396" t="0"/>
                    <a:stretch>
                      <a:fillRect/>
                    </a:stretch>
                  </pic:blipFill>
                  <pic:spPr>
                    <a:xfrm>
                      <a:off x="0" y="0"/>
                      <a:ext cx="1795463" cy="1152525"/>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shd w:fill="f7f7f7" w:val="clear"/>
        <w:spacing w:after="0" w:line="325.71428571428567"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px.pie(sex_count,names=</w:t>
      </w:r>
      <w:r w:rsidDel="00000000" w:rsidR="00000000" w:rsidRPr="00000000">
        <w:rPr>
          <w:rFonts w:ascii="Times New Roman" w:cs="Times New Roman" w:eastAsia="Times New Roman" w:hAnsi="Times New Roman"/>
          <w:color w:val="a31515"/>
          <w:sz w:val="21"/>
          <w:szCs w:val="21"/>
          <w:rtl w:val="0"/>
        </w:rPr>
        <w:t xml:space="preserve">'sex'</w:t>
      </w:r>
      <w:r w:rsidDel="00000000" w:rsidR="00000000" w:rsidRPr="00000000">
        <w:rPr>
          <w:rFonts w:ascii="Times New Roman" w:cs="Times New Roman" w:eastAsia="Times New Roman" w:hAnsi="Times New Roman"/>
          <w:sz w:val="21"/>
          <w:szCs w:val="21"/>
          <w:rtl w:val="0"/>
        </w:rPr>
        <w:t xml:space="preserve">,title=</w:t>
      </w:r>
      <w:r w:rsidDel="00000000" w:rsidR="00000000" w:rsidRPr="00000000">
        <w:rPr>
          <w:rFonts w:ascii="Times New Roman" w:cs="Times New Roman" w:eastAsia="Times New Roman" w:hAnsi="Times New Roman"/>
          <w:color w:val="a31515"/>
          <w:sz w:val="21"/>
          <w:szCs w:val="21"/>
          <w:rtl w:val="0"/>
        </w:rPr>
        <w:t xml:space="preserve">'Sex Distribution'</w:t>
      </w:r>
      <w:r w:rsidDel="00000000" w:rsidR="00000000" w:rsidRPr="00000000">
        <w:rPr>
          <w:rFonts w:ascii="Times New Roman" w:cs="Times New Roman" w:eastAsia="Times New Roman" w:hAnsi="Times New Roman"/>
          <w:sz w:val="21"/>
          <w:szCs w:val="21"/>
          <w:rtl w:val="0"/>
        </w:rPr>
        <w:t xml:space="preserve">,values=</w:t>
      </w:r>
      <w:r w:rsidDel="00000000" w:rsidR="00000000" w:rsidRPr="00000000">
        <w:rPr>
          <w:rFonts w:ascii="Times New Roman" w:cs="Times New Roman" w:eastAsia="Times New Roman" w:hAnsi="Times New Roman"/>
          <w:color w:val="a31515"/>
          <w:sz w:val="21"/>
          <w:szCs w:val="21"/>
          <w:rtl w:val="0"/>
        </w:rPr>
        <w:t xml:space="preserve">'Count'</w:t>
      </w:r>
      <w:r w:rsidDel="00000000" w:rsidR="00000000" w:rsidRPr="00000000">
        <w:rPr>
          <w:rFonts w:ascii="Times New Roman" w:cs="Times New Roman" w:eastAsia="Times New Roman" w:hAnsi="Times New Roman"/>
          <w:sz w:val="21"/>
          <w:szCs w:val="21"/>
          <w:rtl w:val="0"/>
        </w:rPr>
        <w:t xml:space="preserve">,color_discrete_sequence=px.colors.sequential.RdBu)</w:t>
      </w:r>
    </w:p>
    <w:p w:rsidR="00000000" w:rsidDel="00000000" w:rsidP="00000000" w:rsidRDefault="00000000" w:rsidRPr="00000000" w14:paraId="0000006D">
      <w:pPr>
        <w:shd w:fill="f7f7f7" w:val="clea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Pr>
        <w:drawing>
          <wp:inline distB="0" distT="0" distL="0" distR="0">
            <wp:extent cx="2957513" cy="2200275"/>
            <wp:effectExtent b="0" l="0" r="0" t="0"/>
            <wp:docPr id="17" name="image2.png"/>
            <a:graphic>
              <a:graphicData uri="http://schemas.openxmlformats.org/drawingml/2006/picture">
                <pic:pic>
                  <pic:nvPicPr>
                    <pic:cNvPr id="0" name="image2.png"/>
                    <pic:cNvPicPr preferRelativeResize="0"/>
                  </pic:nvPicPr>
                  <pic:blipFill>
                    <a:blip r:embed="rId13"/>
                    <a:srcRect b="0" l="34651" r="34651" t="0"/>
                    <a:stretch>
                      <a:fillRect/>
                    </a:stretch>
                  </pic:blipFill>
                  <pic:spPr>
                    <a:xfrm>
                      <a:off x="0" y="0"/>
                      <a:ext cx="2957513" cy="2200275"/>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shd w:fill="f7f7f7" w:val="clear"/>
        <w:spacing w:after="0" w:line="325.71428571428567"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df[</w:t>
      </w:r>
      <w:r w:rsidDel="00000000" w:rsidR="00000000" w:rsidRPr="00000000">
        <w:rPr>
          <w:rFonts w:ascii="Times New Roman" w:cs="Times New Roman" w:eastAsia="Times New Roman" w:hAnsi="Times New Roman"/>
          <w:color w:val="a31515"/>
          <w:sz w:val="21"/>
          <w:szCs w:val="21"/>
          <w:rtl w:val="0"/>
        </w:rPr>
        <w:t xml:space="preserve">'age'</w:t>
      </w:r>
      <w:r w:rsidDel="00000000" w:rsidR="00000000" w:rsidRPr="00000000">
        <w:rPr>
          <w:rFonts w:ascii="Times New Roman" w:cs="Times New Roman" w:eastAsia="Times New Roman" w:hAnsi="Times New Roman"/>
          <w:sz w:val="21"/>
          <w:szCs w:val="21"/>
          <w:rtl w:val="0"/>
        </w:rPr>
        <w:t xml:space="preserve">].plot(kind=</w:t>
      </w:r>
      <w:r w:rsidDel="00000000" w:rsidR="00000000" w:rsidRPr="00000000">
        <w:rPr>
          <w:rFonts w:ascii="Times New Roman" w:cs="Times New Roman" w:eastAsia="Times New Roman" w:hAnsi="Times New Roman"/>
          <w:color w:val="a31515"/>
          <w:sz w:val="21"/>
          <w:szCs w:val="21"/>
          <w:rtl w:val="0"/>
        </w:rPr>
        <w:t xml:space="preserve">'hist'</w:t>
      </w:r>
      <w:r w:rsidDel="00000000" w:rsidR="00000000" w:rsidRPr="00000000">
        <w:rPr>
          <w:rFonts w:ascii="Times New Roman" w:cs="Times New Roman" w:eastAsia="Times New Roman" w:hAnsi="Times New Roman"/>
          <w:sz w:val="21"/>
          <w:szCs w:val="21"/>
          <w:rtl w:val="0"/>
        </w:rPr>
        <w:t xml:space="preserve">,title=</w:t>
      </w:r>
      <w:r w:rsidDel="00000000" w:rsidR="00000000" w:rsidRPr="00000000">
        <w:rPr>
          <w:rFonts w:ascii="Times New Roman" w:cs="Times New Roman" w:eastAsia="Times New Roman" w:hAnsi="Times New Roman"/>
          <w:color w:val="a31515"/>
          <w:sz w:val="21"/>
          <w:szCs w:val="21"/>
          <w:rtl w:val="0"/>
        </w:rPr>
        <w:t xml:space="preserve">'Age Distribution'</w:t>
      </w:r>
      <w:r w:rsidDel="00000000" w:rsidR="00000000" w:rsidRPr="00000000">
        <w:rPr>
          <w:rFonts w:ascii="Times New Roman" w:cs="Times New Roman" w:eastAsia="Times New Roman" w:hAnsi="Times New Roman"/>
          <w:sz w:val="21"/>
          <w:szCs w:val="21"/>
          <w:rtl w:val="0"/>
        </w:rPr>
        <w:t xml:space="preserve">)</w:t>
      </w:r>
      <w:r w:rsidDel="00000000" w:rsidR="00000000" w:rsidRPr="00000000">
        <w:rPr>
          <w:rtl w:val="0"/>
        </w:rPr>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Pr>
        <w:drawing>
          <wp:inline distB="0" distT="0" distL="0" distR="0">
            <wp:extent cx="2543825" cy="2496671"/>
            <wp:effectExtent b="0" l="0" r="0" t="0"/>
            <wp:docPr id="22" name="image15.png"/>
            <a:graphic>
              <a:graphicData uri="http://schemas.openxmlformats.org/drawingml/2006/picture">
                <pic:pic>
                  <pic:nvPicPr>
                    <pic:cNvPr id="0" name="image15.png"/>
                    <pic:cNvPicPr preferRelativeResize="0"/>
                  </pic:nvPicPr>
                  <pic:blipFill>
                    <a:blip r:embed="rId14"/>
                    <a:srcRect b="0" l="10284" r="10284" t="0"/>
                    <a:stretch>
                      <a:fillRect/>
                    </a:stretch>
                  </pic:blipFill>
                  <pic:spPr>
                    <a:xfrm>
                      <a:off x="0" y="0"/>
                      <a:ext cx="2543825" cy="2496671"/>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2">
      <w:pPr>
        <w:shd w:fill="f7f7f7" w:val="clear"/>
        <w:spacing w:after="0" w:line="325.71428571428567"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df[</w:t>
      </w:r>
      <w:r w:rsidDel="00000000" w:rsidR="00000000" w:rsidRPr="00000000">
        <w:rPr>
          <w:rFonts w:ascii="Times New Roman" w:cs="Times New Roman" w:eastAsia="Times New Roman" w:hAnsi="Times New Roman"/>
          <w:color w:val="a31515"/>
          <w:sz w:val="21"/>
          <w:szCs w:val="21"/>
          <w:rtl w:val="0"/>
        </w:rPr>
        <w:t xml:space="preserve">'trestbps'</w:t>
      </w:r>
      <w:r w:rsidDel="00000000" w:rsidR="00000000" w:rsidRPr="00000000">
        <w:rPr>
          <w:rFonts w:ascii="Times New Roman" w:cs="Times New Roman" w:eastAsia="Times New Roman" w:hAnsi="Times New Roman"/>
          <w:sz w:val="21"/>
          <w:szCs w:val="21"/>
          <w:rtl w:val="0"/>
        </w:rPr>
        <w:t xml:space="preserve">].plot(kind=</w:t>
      </w:r>
      <w:r w:rsidDel="00000000" w:rsidR="00000000" w:rsidRPr="00000000">
        <w:rPr>
          <w:rFonts w:ascii="Times New Roman" w:cs="Times New Roman" w:eastAsia="Times New Roman" w:hAnsi="Times New Roman"/>
          <w:color w:val="a31515"/>
          <w:sz w:val="21"/>
          <w:szCs w:val="21"/>
          <w:rtl w:val="0"/>
        </w:rPr>
        <w:t xml:space="preserve">'hist'</w:t>
      </w:r>
      <w:r w:rsidDel="00000000" w:rsidR="00000000" w:rsidRPr="00000000">
        <w:rPr>
          <w:rFonts w:ascii="Times New Roman" w:cs="Times New Roman" w:eastAsia="Times New Roman" w:hAnsi="Times New Roman"/>
          <w:sz w:val="21"/>
          <w:szCs w:val="21"/>
          <w:rtl w:val="0"/>
        </w:rPr>
        <w:t xml:space="preserve">, bins=</w:t>
      </w:r>
      <w:r w:rsidDel="00000000" w:rsidR="00000000" w:rsidRPr="00000000">
        <w:rPr>
          <w:rFonts w:ascii="Times New Roman" w:cs="Times New Roman" w:eastAsia="Times New Roman" w:hAnsi="Times New Roman"/>
          <w:color w:val="116644"/>
          <w:sz w:val="21"/>
          <w:szCs w:val="21"/>
          <w:rtl w:val="0"/>
        </w:rPr>
        <w:t xml:space="preserve">20</w:t>
      </w:r>
      <w:r w:rsidDel="00000000" w:rsidR="00000000" w:rsidRPr="00000000">
        <w:rPr>
          <w:rFonts w:ascii="Times New Roman" w:cs="Times New Roman" w:eastAsia="Times New Roman" w:hAnsi="Times New Roman"/>
          <w:sz w:val="21"/>
          <w:szCs w:val="21"/>
          <w:rtl w:val="0"/>
        </w:rPr>
        <w:t xml:space="preserve">, title=</w:t>
      </w:r>
      <w:r w:rsidDel="00000000" w:rsidR="00000000" w:rsidRPr="00000000">
        <w:rPr>
          <w:rFonts w:ascii="Times New Roman" w:cs="Times New Roman" w:eastAsia="Times New Roman" w:hAnsi="Times New Roman"/>
          <w:color w:val="a31515"/>
          <w:sz w:val="21"/>
          <w:szCs w:val="21"/>
          <w:rtl w:val="0"/>
        </w:rPr>
        <w:t xml:space="preserve">'Resting Blood Pressure Distribution'</w:t>
      </w:r>
      <w:r w:rsidDel="00000000" w:rsidR="00000000" w:rsidRPr="00000000">
        <w:rPr>
          <w:rFonts w:ascii="Times New Roman" w:cs="Times New Roman" w:eastAsia="Times New Roman" w:hAnsi="Times New Roman"/>
          <w:sz w:val="21"/>
          <w:szCs w:val="21"/>
          <w:rtl w:val="0"/>
        </w:rPr>
        <w:t xml:space="preserve">)</w:t>
      </w:r>
    </w:p>
    <w:p w:rsidR="00000000" w:rsidDel="00000000" w:rsidP="00000000" w:rsidRDefault="00000000" w:rsidRPr="00000000" w14:paraId="00000073">
      <w:pPr>
        <w:shd w:fill="f7f7f7" w:val="clear"/>
        <w:spacing w:after="0" w:line="325.71428571428567" w:lineRule="auto"/>
        <w:rPr>
          <w:rFonts w:ascii="Times New Roman" w:cs="Times New Roman" w:eastAsia="Times New Roman" w:hAnsi="Times New Roman"/>
          <w:sz w:val="21"/>
          <w:szCs w:val="21"/>
        </w:rPr>
      </w:pPr>
      <w:r w:rsidDel="00000000" w:rsidR="00000000" w:rsidRPr="00000000">
        <w:rPr>
          <w:rtl w:val="0"/>
        </w:rPr>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Pr>
        <w:drawing>
          <wp:inline distB="0" distT="0" distL="0" distR="0">
            <wp:extent cx="2878484" cy="2916989"/>
            <wp:effectExtent b="0" l="0" r="0" t="0"/>
            <wp:docPr id="20" name="image23.png"/>
            <a:graphic>
              <a:graphicData uri="http://schemas.openxmlformats.org/drawingml/2006/picture">
                <pic:pic>
                  <pic:nvPicPr>
                    <pic:cNvPr id="0" name="image23.png"/>
                    <pic:cNvPicPr preferRelativeResize="0"/>
                  </pic:nvPicPr>
                  <pic:blipFill>
                    <a:blip r:embed="rId15"/>
                    <a:srcRect b="0" l="16212" r="16212" t="0"/>
                    <a:stretch>
                      <a:fillRect/>
                    </a:stretch>
                  </pic:blipFill>
                  <pic:spPr>
                    <a:xfrm>
                      <a:off x="0" y="0"/>
                      <a:ext cx="2878484" cy="2916989"/>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shd w:fill="f7f7f7" w:val="clear"/>
        <w:spacing w:after="0" w:line="325.71428571428567"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df[</w:t>
      </w:r>
      <w:r w:rsidDel="00000000" w:rsidR="00000000" w:rsidRPr="00000000">
        <w:rPr>
          <w:rFonts w:ascii="Times New Roman" w:cs="Times New Roman" w:eastAsia="Times New Roman" w:hAnsi="Times New Roman"/>
          <w:color w:val="a31515"/>
          <w:sz w:val="21"/>
          <w:szCs w:val="21"/>
          <w:rtl w:val="0"/>
        </w:rPr>
        <w:t xml:space="preserve">'chol'</w:t>
      </w:r>
      <w:r w:rsidDel="00000000" w:rsidR="00000000" w:rsidRPr="00000000">
        <w:rPr>
          <w:rFonts w:ascii="Times New Roman" w:cs="Times New Roman" w:eastAsia="Times New Roman" w:hAnsi="Times New Roman"/>
          <w:sz w:val="21"/>
          <w:szCs w:val="21"/>
          <w:rtl w:val="0"/>
        </w:rPr>
        <w:t xml:space="preserve">].plot(kind=</w:t>
      </w:r>
      <w:r w:rsidDel="00000000" w:rsidR="00000000" w:rsidRPr="00000000">
        <w:rPr>
          <w:rFonts w:ascii="Times New Roman" w:cs="Times New Roman" w:eastAsia="Times New Roman" w:hAnsi="Times New Roman"/>
          <w:color w:val="a31515"/>
          <w:sz w:val="21"/>
          <w:szCs w:val="21"/>
          <w:rtl w:val="0"/>
        </w:rPr>
        <w:t xml:space="preserve">'hist'</w:t>
      </w:r>
      <w:r w:rsidDel="00000000" w:rsidR="00000000" w:rsidRPr="00000000">
        <w:rPr>
          <w:rFonts w:ascii="Times New Roman" w:cs="Times New Roman" w:eastAsia="Times New Roman" w:hAnsi="Times New Roman"/>
          <w:sz w:val="21"/>
          <w:szCs w:val="21"/>
          <w:rtl w:val="0"/>
        </w:rPr>
        <w:t xml:space="preserve">, bins=</w:t>
      </w:r>
      <w:r w:rsidDel="00000000" w:rsidR="00000000" w:rsidRPr="00000000">
        <w:rPr>
          <w:rFonts w:ascii="Times New Roman" w:cs="Times New Roman" w:eastAsia="Times New Roman" w:hAnsi="Times New Roman"/>
          <w:color w:val="116644"/>
          <w:sz w:val="21"/>
          <w:szCs w:val="21"/>
          <w:rtl w:val="0"/>
        </w:rPr>
        <w:t xml:space="preserve">20</w:t>
      </w:r>
      <w:r w:rsidDel="00000000" w:rsidR="00000000" w:rsidRPr="00000000">
        <w:rPr>
          <w:rFonts w:ascii="Times New Roman" w:cs="Times New Roman" w:eastAsia="Times New Roman" w:hAnsi="Times New Roman"/>
          <w:sz w:val="21"/>
          <w:szCs w:val="21"/>
          <w:rtl w:val="0"/>
        </w:rPr>
        <w:t xml:space="preserve">, title=</w:t>
      </w:r>
      <w:r w:rsidDel="00000000" w:rsidR="00000000" w:rsidRPr="00000000">
        <w:rPr>
          <w:rFonts w:ascii="Times New Roman" w:cs="Times New Roman" w:eastAsia="Times New Roman" w:hAnsi="Times New Roman"/>
          <w:color w:val="a31515"/>
          <w:sz w:val="21"/>
          <w:szCs w:val="21"/>
          <w:rtl w:val="0"/>
        </w:rPr>
        <w:t xml:space="preserve">'Serum Cholesterol Distribution'</w:t>
      </w:r>
      <w:r w:rsidDel="00000000" w:rsidR="00000000" w:rsidRPr="00000000">
        <w:rPr>
          <w:rFonts w:ascii="Times New Roman" w:cs="Times New Roman" w:eastAsia="Times New Roman" w:hAnsi="Times New Roman"/>
          <w:sz w:val="21"/>
          <w:szCs w:val="21"/>
          <w:rtl w:val="0"/>
        </w:rPr>
        <w:t xml:space="preserve">)</w:t>
      </w:r>
      <w:r w:rsidDel="00000000" w:rsidR="00000000" w:rsidRPr="00000000">
        <w:rPr>
          <w:rtl w:val="0"/>
        </w:rPr>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Pr>
        <w:drawing>
          <wp:inline distB="0" distT="0" distL="0" distR="0">
            <wp:extent cx="2887442" cy="2879165"/>
            <wp:effectExtent b="0" l="0" r="0" t="0"/>
            <wp:docPr id="24" name="image22.png"/>
            <a:graphic>
              <a:graphicData uri="http://schemas.openxmlformats.org/drawingml/2006/picture">
                <pic:pic>
                  <pic:nvPicPr>
                    <pic:cNvPr id="0" name="image22.png"/>
                    <pic:cNvPicPr preferRelativeResize="0"/>
                  </pic:nvPicPr>
                  <pic:blipFill>
                    <a:blip r:embed="rId16"/>
                    <a:srcRect b="0" l="12763" r="12763" t="0"/>
                    <a:stretch>
                      <a:fillRect/>
                    </a:stretch>
                  </pic:blipFill>
                  <pic:spPr>
                    <a:xfrm>
                      <a:off x="0" y="0"/>
                      <a:ext cx="2887442" cy="2879165"/>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f1f3f4"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i w:val="0"/>
          <w:smallCaps w:val="0"/>
          <w:strike w:val="0"/>
          <w:color w:val="3c4043"/>
          <w:sz w:val="21"/>
          <w:szCs w:val="21"/>
          <w:u w:val="none"/>
          <w:shd w:fill="auto" w:val="clear"/>
          <w:vertAlign w:val="baseline"/>
        </w:rPr>
      </w:pPr>
      <w:r w:rsidDel="00000000" w:rsidR="00000000" w:rsidRPr="00000000">
        <w:rPr>
          <w:rFonts w:ascii="Times New Roman" w:cs="Times New Roman" w:eastAsia="Times New Roman" w:hAnsi="Times New Roman"/>
          <w:i w:val="0"/>
          <w:smallCaps w:val="0"/>
          <w:strike w:val="0"/>
          <w:color w:val="007b00"/>
          <w:sz w:val="21"/>
          <w:szCs w:val="21"/>
          <w:u w:val="none"/>
          <w:shd w:fill="auto" w:val="clear"/>
          <w:vertAlign w:val="baseline"/>
          <w:rtl w:val="0"/>
        </w:rPr>
        <w:t xml:space="preserve">def</w:t>
      </w:r>
      <w:r w:rsidDel="00000000" w:rsidR="00000000" w:rsidRPr="00000000">
        <w:rPr>
          <w:rFonts w:ascii="Times New Roman" w:cs="Times New Roman" w:eastAsia="Times New Roman" w:hAnsi="Times New Roman"/>
          <w:i w:val="0"/>
          <w:smallCaps w:val="0"/>
          <w:strike w:val="0"/>
          <w:color w:val="3c4043"/>
          <w:sz w:val="21"/>
          <w:szCs w:val="21"/>
          <w:u w:val="none"/>
          <w:shd w:fill="auto" w:val="clear"/>
          <w:vertAlign w:val="baseline"/>
          <w:rtl w:val="0"/>
        </w:rPr>
        <w:t xml:space="preserve"> </w:t>
      </w:r>
      <w:bookmarkStart w:colFirst="0" w:colLast="0" w:name="gjdgxs" w:id="0"/>
      <w:bookmarkEnd w:id="0"/>
      <w:r w:rsidDel="00000000" w:rsidR="00000000" w:rsidRPr="00000000">
        <w:rPr>
          <w:rFonts w:ascii="Times New Roman" w:cs="Times New Roman" w:eastAsia="Times New Roman" w:hAnsi="Times New Roman"/>
          <w:i w:val="0"/>
          <w:smallCaps w:val="0"/>
          <w:strike w:val="0"/>
          <w:color w:val="3c4043"/>
          <w:sz w:val="21"/>
          <w:szCs w:val="21"/>
          <w:u w:val="none"/>
          <w:shd w:fill="auto" w:val="clear"/>
          <w:vertAlign w:val="baseline"/>
          <w:rtl w:val="0"/>
        </w:rPr>
        <w:t xml:space="preserve">top_10_bar(category, x_rotation </w:t>
      </w:r>
      <w:r w:rsidDel="00000000" w:rsidR="00000000" w:rsidRPr="00000000">
        <w:rPr>
          <w:rFonts w:ascii="Times New Roman" w:cs="Times New Roman" w:eastAsia="Times New Roman" w:hAnsi="Times New Roman"/>
          <w:i w:val="0"/>
          <w:smallCaps w:val="0"/>
          <w:strike w:val="0"/>
          <w:color w:val="055be0"/>
          <w:sz w:val="21"/>
          <w:szCs w:val="21"/>
          <w:u w:val="none"/>
          <w:shd w:fill="auto" w:val="clear"/>
          <w:vertAlign w:val="baseline"/>
          <w:rtl w:val="0"/>
        </w:rPr>
        <w:t xml:space="preserve">=</w:t>
      </w:r>
      <w:r w:rsidDel="00000000" w:rsidR="00000000" w:rsidRPr="00000000">
        <w:rPr>
          <w:rFonts w:ascii="Times New Roman" w:cs="Times New Roman" w:eastAsia="Times New Roman" w:hAnsi="Times New Roman"/>
          <w:i w:val="0"/>
          <w:smallCaps w:val="0"/>
          <w:strike w:val="0"/>
          <w:color w:val="3c4043"/>
          <w:sz w:val="21"/>
          <w:szCs w:val="21"/>
          <w:u w:val="none"/>
          <w:shd w:fill="auto" w:val="clear"/>
          <w:vertAlign w:val="baseline"/>
          <w:rtl w:val="0"/>
        </w:rPr>
        <w:t xml:space="preserve"> </w:t>
      </w:r>
      <w:r w:rsidDel="00000000" w:rsidR="00000000" w:rsidRPr="00000000">
        <w:rPr>
          <w:rFonts w:ascii="Times New Roman" w:cs="Times New Roman" w:eastAsia="Times New Roman" w:hAnsi="Times New Roman"/>
          <w:i w:val="0"/>
          <w:smallCaps w:val="0"/>
          <w:strike w:val="0"/>
          <w:color w:val="666666"/>
          <w:sz w:val="21"/>
          <w:szCs w:val="21"/>
          <w:u w:val="none"/>
          <w:shd w:fill="auto" w:val="clear"/>
          <w:vertAlign w:val="baseline"/>
          <w:rtl w:val="0"/>
        </w:rPr>
        <w:t xml:space="preserve">45</w:t>
      </w:r>
      <w:r w:rsidDel="00000000" w:rsidR="00000000" w:rsidRPr="00000000">
        <w:rPr>
          <w:rFonts w:ascii="Times New Roman" w:cs="Times New Roman" w:eastAsia="Times New Roman" w:hAnsi="Times New Roman"/>
          <w:i w:val="0"/>
          <w:smallCaps w:val="0"/>
          <w:strike w:val="0"/>
          <w:color w:val="3c4043"/>
          <w:sz w:val="21"/>
          <w:szCs w:val="21"/>
          <w:u w:val="none"/>
          <w:shd w:fill="auto" w:val="clear"/>
          <w:vertAlign w:val="baseline"/>
          <w:rtl w:val="0"/>
        </w:rPr>
        <w:t xml:space="preserve">):</w:t>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f1f3f4"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i w:val="0"/>
          <w:smallCaps w:val="0"/>
          <w:strike w:val="0"/>
          <w:color w:val="3c4043"/>
          <w:sz w:val="21"/>
          <w:szCs w:val="21"/>
          <w:u w:val="none"/>
          <w:shd w:fill="auto" w:val="clear"/>
          <w:vertAlign w:val="baseline"/>
        </w:rPr>
      </w:pPr>
      <w:r w:rsidDel="00000000" w:rsidR="00000000" w:rsidRPr="00000000">
        <w:rPr>
          <w:rFonts w:ascii="Times New Roman" w:cs="Times New Roman" w:eastAsia="Times New Roman" w:hAnsi="Times New Roman"/>
          <w:i w:val="0"/>
          <w:smallCaps w:val="0"/>
          <w:strike w:val="0"/>
          <w:color w:val="3c4043"/>
          <w:sz w:val="21"/>
          <w:szCs w:val="21"/>
          <w:u w:val="none"/>
          <w:shd w:fill="auto" w:val="clear"/>
          <w:vertAlign w:val="baseline"/>
          <w:rtl w:val="0"/>
        </w:rPr>
        <w:t xml:space="preserve">    </w:t>
      </w:r>
      <w:r w:rsidDel="00000000" w:rsidR="00000000" w:rsidRPr="00000000">
        <w:rPr>
          <w:rFonts w:ascii="Times New Roman" w:cs="Times New Roman" w:eastAsia="Times New Roman" w:hAnsi="Times New Roman"/>
          <w:i w:val="1"/>
          <w:smallCaps w:val="0"/>
          <w:strike w:val="0"/>
          <w:color w:val="3c4043"/>
          <w:sz w:val="21"/>
          <w:szCs w:val="21"/>
          <w:u w:val="none"/>
          <w:shd w:fill="auto" w:val="clear"/>
          <w:vertAlign w:val="baseline"/>
          <w:rtl w:val="0"/>
        </w:rPr>
        <w:t xml:space="preserve"># Get the top 10 categories and their counts in a DataFrame</w:t>
      </w:r>
      <w:r w:rsidDel="00000000" w:rsidR="00000000" w:rsidRPr="00000000">
        <w:rPr>
          <w:rtl w:val="0"/>
        </w:rPr>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f1f3f4"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i w:val="0"/>
          <w:smallCaps w:val="0"/>
          <w:strike w:val="0"/>
          <w:color w:val="3c4043"/>
          <w:sz w:val="21"/>
          <w:szCs w:val="21"/>
          <w:u w:val="none"/>
          <w:shd w:fill="auto" w:val="clear"/>
          <w:vertAlign w:val="baseline"/>
        </w:rPr>
      </w:pPr>
      <w:r w:rsidDel="00000000" w:rsidR="00000000" w:rsidRPr="00000000">
        <w:rPr>
          <w:rFonts w:ascii="Times New Roman" w:cs="Times New Roman" w:eastAsia="Times New Roman" w:hAnsi="Times New Roman"/>
          <w:i w:val="0"/>
          <w:smallCaps w:val="0"/>
          <w:strike w:val="0"/>
          <w:color w:val="3c4043"/>
          <w:sz w:val="21"/>
          <w:szCs w:val="21"/>
          <w:u w:val="none"/>
          <w:shd w:fill="auto" w:val="clear"/>
          <w:vertAlign w:val="baseline"/>
          <w:rtl w:val="0"/>
        </w:rPr>
        <w:t xml:space="preserve">    </w:t>
      </w:r>
      <w:bookmarkStart w:colFirst="0" w:colLast="0" w:name="30j0zll" w:id="1"/>
      <w:bookmarkEnd w:id="1"/>
      <w:r w:rsidDel="00000000" w:rsidR="00000000" w:rsidRPr="00000000">
        <w:rPr>
          <w:rFonts w:ascii="Times New Roman" w:cs="Times New Roman" w:eastAsia="Times New Roman" w:hAnsi="Times New Roman"/>
          <w:i w:val="0"/>
          <w:smallCaps w:val="0"/>
          <w:strike w:val="0"/>
          <w:color w:val="3c4043"/>
          <w:sz w:val="21"/>
          <w:szCs w:val="21"/>
          <w:u w:val="none"/>
          <w:shd w:fill="auto" w:val="clear"/>
          <w:vertAlign w:val="baseline"/>
          <w:rtl w:val="0"/>
        </w:rPr>
        <w:t xml:space="preserve">top_10_df </w:t>
      </w:r>
      <w:r w:rsidDel="00000000" w:rsidR="00000000" w:rsidRPr="00000000">
        <w:rPr>
          <w:rFonts w:ascii="Times New Roman" w:cs="Times New Roman" w:eastAsia="Times New Roman" w:hAnsi="Times New Roman"/>
          <w:i w:val="0"/>
          <w:smallCaps w:val="0"/>
          <w:strike w:val="0"/>
          <w:color w:val="055be0"/>
          <w:sz w:val="21"/>
          <w:szCs w:val="21"/>
          <w:u w:val="none"/>
          <w:shd w:fill="auto" w:val="clear"/>
          <w:vertAlign w:val="baseline"/>
          <w:rtl w:val="0"/>
        </w:rPr>
        <w:t xml:space="preserve">=</w:t>
      </w:r>
      <w:r w:rsidDel="00000000" w:rsidR="00000000" w:rsidRPr="00000000">
        <w:rPr>
          <w:rFonts w:ascii="Times New Roman" w:cs="Times New Roman" w:eastAsia="Times New Roman" w:hAnsi="Times New Roman"/>
          <w:i w:val="0"/>
          <w:smallCaps w:val="0"/>
          <w:strike w:val="0"/>
          <w:color w:val="3c4043"/>
          <w:sz w:val="21"/>
          <w:szCs w:val="21"/>
          <w:u w:val="none"/>
          <w:shd w:fill="auto" w:val="clear"/>
          <w:vertAlign w:val="baseline"/>
          <w:rtl w:val="0"/>
        </w:rPr>
        <w:t xml:space="preserve"> df[category]</w:t>
      </w:r>
      <w:r w:rsidDel="00000000" w:rsidR="00000000" w:rsidRPr="00000000">
        <w:rPr>
          <w:rFonts w:ascii="Times New Roman" w:cs="Times New Roman" w:eastAsia="Times New Roman" w:hAnsi="Times New Roman"/>
          <w:i w:val="0"/>
          <w:smallCaps w:val="0"/>
          <w:strike w:val="0"/>
          <w:color w:val="055be0"/>
          <w:sz w:val="21"/>
          <w:szCs w:val="21"/>
          <w:u w:val="none"/>
          <w:shd w:fill="auto" w:val="clear"/>
          <w:vertAlign w:val="baseline"/>
          <w:rtl w:val="0"/>
        </w:rPr>
        <w:t xml:space="preserve">.</w:t>
      </w:r>
      <w:r w:rsidDel="00000000" w:rsidR="00000000" w:rsidRPr="00000000">
        <w:rPr>
          <w:rFonts w:ascii="Times New Roman" w:cs="Times New Roman" w:eastAsia="Times New Roman" w:hAnsi="Times New Roman"/>
          <w:i w:val="0"/>
          <w:smallCaps w:val="0"/>
          <w:strike w:val="0"/>
          <w:color w:val="3c4043"/>
          <w:sz w:val="21"/>
          <w:szCs w:val="21"/>
          <w:u w:val="none"/>
          <w:shd w:fill="auto" w:val="clear"/>
          <w:vertAlign w:val="baseline"/>
          <w:rtl w:val="0"/>
        </w:rPr>
        <w:t xml:space="preserve">value_counts()</w:t>
      </w:r>
      <w:r w:rsidDel="00000000" w:rsidR="00000000" w:rsidRPr="00000000">
        <w:rPr>
          <w:rFonts w:ascii="Times New Roman" w:cs="Times New Roman" w:eastAsia="Times New Roman" w:hAnsi="Times New Roman"/>
          <w:i w:val="0"/>
          <w:smallCaps w:val="0"/>
          <w:strike w:val="0"/>
          <w:color w:val="055be0"/>
          <w:sz w:val="21"/>
          <w:szCs w:val="21"/>
          <w:u w:val="none"/>
          <w:shd w:fill="auto" w:val="clear"/>
          <w:vertAlign w:val="baseline"/>
          <w:rtl w:val="0"/>
        </w:rPr>
        <w:t xml:space="preserve">.</w:t>
      </w:r>
      <w:r w:rsidDel="00000000" w:rsidR="00000000" w:rsidRPr="00000000">
        <w:rPr>
          <w:rFonts w:ascii="Times New Roman" w:cs="Times New Roman" w:eastAsia="Times New Roman" w:hAnsi="Times New Roman"/>
          <w:i w:val="0"/>
          <w:smallCaps w:val="0"/>
          <w:strike w:val="0"/>
          <w:color w:val="3c4043"/>
          <w:sz w:val="21"/>
          <w:szCs w:val="21"/>
          <w:u w:val="none"/>
          <w:shd w:fill="auto" w:val="clear"/>
          <w:vertAlign w:val="baseline"/>
          <w:rtl w:val="0"/>
        </w:rPr>
        <w:t xml:space="preserve">head(</w:t>
      </w:r>
      <w:r w:rsidDel="00000000" w:rsidR="00000000" w:rsidRPr="00000000">
        <w:rPr>
          <w:rFonts w:ascii="Times New Roman" w:cs="Times New Roman" w:eastAsia="Times New Roman" w:hAnsi="Times New Roman"/>
          <w:i w:val="0"/>
          <w:smallCaps w:val="0"/>
          <w:strike w:val="0"/>
          <w:color w:val="666666"/>
          <w:sz w:val="21"/>
          <w:szCs w:val="21"/>
          <w:u w:val="none"/>
          <w:shd w:fill="auto" w:val="clear"/>
          <w:vertAlign w:val="baseline"/>
          <w:rtl w:val="0"/>
        </w:rPr>
        <w:t xml:space="preserve">10</w:t>
      </w:r>
      <w:r w:rsidDel="00000000" w:rsidR="00000000" w:rsidRPr="00000000">
        <w:rPr>
          <w:rFonts w:ascii="Times New Roman" w:cs="Times New Roman" w:eastAsia="Times New Roman" w:hAnsi="Times New Roman"/>
          <w:i w:val="0"/>
          <w:smallCaps w:val="0"/>
          <w:strike w:val="0"/>
          <w:color w:val="3c4043"/>
          <w:sz w:val="21"/>
          <w:szCs w:val="21"/>
          <w:u w:val="none"/>
          <w:shd w:fill="auto" w:val="clear"/>
          <w:vertAlign w:val="baseline"/>
          <w:rtl w:val="0"/>
        </w:rPr>
        <w:t xml:space="preserve">)</w:t>
      </w:r>
      <w:r w:rsidDel="00000000" w:rsidR="00000000" w:rsidRPr="00000000">
        <w:rPr>
          <w:rFonts w:ascii="Times New Roman" w:cs="Times New Roman" w:eastAsia="Times New Roman" w:hAnsi="Times New Roman"/>
          <w:i w:val="0"/>
          <w:smallCaps w:val="0"/>
          <w:strike w:val="0"/>
          <w:color w:val="055be0"/>
          <w:sz w:val="21"/>
          <w:szCs w:val="21"/>
          <w:u w:val="none"/>
          <w:shd w:fill="auto" w:val="clear"/>
          <w:vertAlign w:val="baseline"/>
          <w:rtl w:val="0"/>
        </w:rPr>
        <w:t xml:space="preserve">.</w:t>
      </w:r>
      <w:r w:rsidDel="00000000" w:rsidR="00000000" w:rsidRPr="00000000">
        <w:rPr>
          <w:rFonts w:ascii="Times New Roman" w:cs="Times New Roman" w:eastAsia="Times New Roman" w:hAnsi="Times New Roman"/>
          <w:i w:val="0"/>
          <w:smallCaps w:val="0"/>
          <w:strike w:val="0"/>
          <w:color w:val="3c4043"/>
          <w:sz w:val="21"/>
          <w:szCs w:val="21"/>
          <w:u w:val="none"/>
          <w:shd w:fill="auto" w:val="clear"/>
          <w:vertAlign w:val="baseline"/>
          <w:rtl w:val="0"/>
        </w:rPr>
        <w:t xml:space="preserve">reset_index()</w:t>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f1f3f4"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i w:val="0"/>
          <w:smallCaps w:val="0"/>
          <w:strike w:val="0"/>
          <w:color w:val="3c4043"/>
          <w:sz w:val="21"/>
          <w:szCs w:val="21"/>
          <w:u w:val="none"/>
          <w:shd w:fill="auto" w:val="clear"/>
          <w:vertAlign w:val="baseline"/>
        </w:rPr>
      </w:pPr>
      <w:r w:rsidDel="00000000" w:rsidR="00000000" w:rsidRPr="00000000">
        <w:rPr>
          <w:rFonts w:ascii="Times New Roman" w:cs="Times New Roman" w:eastAsia="Times New Roman" w:hAnsi="Times New Roman"/>
          <w:i w:val="0"/>
          <w:smallCaps w:val="0"/>
          <w:strike w:val="0"/>
          <w:color w:val="3c4043"/>
          <w:sz w:val="21"/>
          <w:szCs w:val="21"/>
          <w:u w:val="none"/>
          <w:shd w:fill="auto" w:val="clear"/>
          <w:vertAlign w:val="baseline"/>
          <w:rtl w:val="0"/>
        </w:rPr>
        <w:t xml:space="preserve">    # Plotting</w:t>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f1f3f4"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i w:val="0"/>
          <w:smallCaps w:val="0"/>
          <w:strike w:val="0"/>
          <w:color w:val="3c4043"/>
          <w:sz w:val="21"/>
          <w:szCs w:val="21"/>
          <w:u w:val="none"/>
          <w:shd w:fill="auto" w:val="clear"/>
          <w:vertAlign w:val="baseline"/>
        </w:rPr>
      </w:pPr>
      <w:r w:rsidDel="00000000" w:rsidR="00000000" w:rsidRPr="00000000">
        <w:rPr>
          <w:rFonts w:ascii="Times New Roman" w:cs="Times New Roman" w:eastAsia="Times New Roman" w:hAnsi="Times New Roman"/>
          <w:i w:val="0"/>
          <w:smallCaps w:val="0"/>
          <w:strike w:val="0"/>
          <w:color w:val="3c4043"/>
          <w:sz w:val="21"/>
          <w:szCs w:val="21"/>
          <w:u w:val="none"/>
          <w:shd w:fill="auto" w:val="clear"/>
          <w:vertAlign w:val="baseline"/>
          <w:rtl w:val="0"/>
        </w:rPr>
        <w:t xml:space="preserve">    sns.barplot(data = top_10_df, x = category, y = "count")</w:t>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f1f3f4"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i w:val="0"/>
          <w:smallCaps w:val="0"/>
          <w:strike w:val="0"/>
          <w:color w:val="3c4043"/>
          <w:sz w:val="21"/>
          <w:szCs w:val="21"/>
          <w:u w:val="none"/>
          <w:shd w:fill="auto" w:val="clear"/>
          <w:vertAlign w:val="baseline"/>
        </w:rPr>
      </w:pPr>
      <w:r w:rsidDel="00000000" w:rsidR="00000000" w:rsidRPr="00000000">
        <w:rPr>
          <w:rFonts w:ascii="Times New Roman" w:cs="Times New Roman" w:eastAsia="Times New Roman" w:hAnsi="Times New Roman"/>
          <w:i w:val="0"/>
          <w:smallCaps w:val="0"/>
          <w:strike w:val="0"/>
          <w:color w:val="3c4043"/>
          <w:sz w:val="21"/>
          <w:szCs w:val="21"/>
          <w:u w:val="none"/>
          <w:shd w:fill="auto" w:val="clear"/>
          <w:vertAlign w:val="baseline"/>
          <w:rtl w:val="0"/>
        </w:rPr>
        <w:t xml:space="preserve">    plt.title(category)</w:t>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f1f3f4"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i w:val="0"/>
          <w:smallCaps w:val="0"/>
          <w:strike w:val="0"/>
          <w:color w:val="3c4043"/>
          <w:sz w:val="21"/>
          <w:szCs w:val="21"/>
          <w:u w:val="none"/>
          <w:shd w:fill="auto" w:val="clear"/>
          <w:vertAlign w:val="baseline"/>
        </w:rPr>
      </w:pPr>
      <w:r w:rsidDel="00000000" w:rsidR="00000000" w:rsidRPr="00000000">
        <w:rPr>
          <w:rFonts w:ascii="Times New Roman" w:cs="Times New Roman" w:eastAsia="Times New Roman" w:hAnsi="Times New Roman"/>
          <w:i w:val="0"/>
          <w:smallCaps w:val="0"/>
          <w:strike w:val="0"/>
          <w:color w:val="3c4043"/>
          <w:sz w:val="21"/>
          <w:szCs w:val="21"/>
          <w:u w:val="none"/>
          <w:shd w:fill="auto" w:val="clear"/>
          <w:vertAlign w:val="baseline"/>
          <w:rtl w:val="0"/>
        </w:rPr>
        <w:t xml:space="preserve">    plt.xticks(rotation = x_rotation)</w:t>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f1f3f4"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i w:val="0"/>
          <w:smallCaps w:val="0"/>
          <w:strike w:val="0"/>
          <w:color w:val="3c4043"/>
          <w:sz w:val="21"/>
          <w:szCs w:val="21"/>
          <w:u w:val="none"/>
          <w:shd w:fill="auto" w:val="clear"/>
          <w:vertAlign w:val="baseline"/>
        </w:rPr>
      </w:pPr>
      <w:r w:rsidDel="00000000" w:rsidR="00000000" w:rsidRPr="00000000">
        <w:rPr>
          <w:rFonts w:ascii="Times New Roman" w:cs="Times New Roman" w:eastAsia="Times New Roman" w:hAnsi="Times New Roman"/>
          <w:i w:val="0"/>
          <w:smallCaps w:val="0"/>
          <w:strike w:val="0"/>
          <w:color w:val="3c4043"/>
          <w:sz w:val="21"/>
          <w:szCs w:val="21"/>
          <w:u w:val="none"/>
          <w:shd w:fill="auto" w:val="clear"/>
          <w:vertAlign w:val="baseline"/>
          <w:rtl w:val="0"/>
        </w:rPr>
        <w:t xml:space="preserve">    plt.xlabel(category)</w:t>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f1f3f4"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i w:val="0"/>
          <w:smallCaps w:val="0"/>
          <w:strike w:val="0"/>
          <w:color w:val="3c4043"/>
          <w:sz w:val="21"/>
          <w:szCs w:val="21"/>
          <w:u w:val="none"/>
          <w:shd w:fill="auto" w:val="clear"/>
          <w:vertAlign w:val="baseline"/>
        </w:rPr>
      </w:pPr>
      <w:r w:rsidDel="00000000" w:rsidR="00000000" w:rsidRPr="00000000">
        <w:rPr>
          <w:rFonts w:ascii="Times New Roman" w:cs="Times New Roman" w:eastAsia="Times New Roman" w:hAnsi="Times New Roman"/>
          <w:i w:val="0"/>
          <w:smallCaps w:val="0"/>
          <w:strike w:val="0"/>
          <w:color w:val="3c4043"/>
          <w:sz w:val="21"/>
          <w:szCs w:val="21"/>
          <w:u w:val="none"/>
          <w:shd w:fill="auto" w:val="clear"/>
          <w:vertAlign w:val="baseline"/>
          <w:rtl w:val="0"/>
        </w:rPr>
        <w:t xml:space="preserve">    plt.ylabel("Count")</w:t>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f1f3f4"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i w:val="0"/>
          <w:smallCaps w:val="0"/>
          <w:strike w:val="0"/>
          <w:color w:val="3c4043"/>
          <w:sz w:val="21"/>
          <w:szCs w:val="21"/>
          <w:u w:val="none"/>
          <w:shd w:fill="auto" w:val="clear"/>
          <w:vertAlign w:val="baseline"/>
        </w:rPr>
      </w:pPr>
      <w:r w:rsidDel="00000000" w:rsidR="00000000" w:rsidRPr="00000000">
        <w:rPr>
          <w:rFonts w:ascii="Times New Roman" w:cs="Times New Roman" w:eastAsia="Times New Roman" w:hAnsi="Times New Roman"/>
          <w:i w:val="0"/>
          <w:smallCaps w:val="0"/>
          <w:strike w:val="0"/>
          <w:color w:val="3c4043"/>
          <w:sz w:val="21"/>
          <w:szCs w:val="21"/>
          <w:u w:val="none"/>
          <w:shd w:fill="auto" w:val="clear"/>
          <w:vertAlign w:val="baseline"/>
          <w:rtl w:val="0"/>
        </w:rPr>
        <w:t xml:space="preserve">    plt.show()</w:t>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f1f3f4"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i w:val="0"/>
          <w:smallCaps w:val="0"/>
          <w:strike w:val="0"/>
          <w:color w:val="3c4043"/>
          <w:sz w:val="21"/>
          <w:szCs w:val="21"/>
          <w:u w:val="none"/>
          <w:shd w:fill="auto" w:val="clear"/>
          <w:vertAlign w:val="baseline"/>
        </w:rPr>
      </w:pPr>
      <w:r w:rsidDel="00000000" w:rsidR="00000000" w:rsidRPr="00000000">
        <w:rPr>
          <w:rtl w:val="0"/>
        </w:rPr>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f1f3f4"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i w:val="0"/>
          <w:smallCaps w:val="0"/>
          <w:strike w:val="0"/>
          <w:color w:val="007b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f1f3f4"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i w:val="0"/>
          <w:smallCaps w:val="0"/>
          <w:strike w:val="0"/>
          <w:color w:val="3c4043"/>
          <w:sz w:val="21"/>
          <w:szCs w:val="21"/>
          <w:u w:val="none"/>
          <w:shd w:fill="auto" w:val="clear"/>
          <w:vertAlign w:val="baseline"/>
        </w:rPr>
      </w:pPr>
      <w:r w:rsidDel="00000000" w:rsidR="00000000" w:rsidRPr="00000000">
        <w:rPr>
          <w:rFonts w:ascii="Times New Roman" w:cs="Times New Roman" w:eastAsia="Times New Roman" w:hAnsi="Times New Roman"/>
          <w:i w:val="0"/>
          <w:smallCaps w:val="0"/>
          <w:strike w:val="0"/>
          <w:color w:val="007b00"/>
          <w:sz w:val="21"/>
          <w:szCs w:val="21"/>
          <w:u w:val="none"/>
          <w:shd w:fill="auto" w:val="clear"/>
          <w:vertAlign w:val="baseline"/>
          <w:rtl w:val="0"/>
        </w:rPr>
        <w:t xml:space="preserve">for</w:t>
      </w:r>
      <w:r w:rsidDel="00000000" w:rsidR="00000000" w:rsidRPr="00000000">
        <w:rPr>
          <w:rFonts w:ascii="Times New Roman" w:cs="Times New Roman" w:eastAsia="Times New Roman" w:hAnsi="Times New Roman"/>
          <w:i w:val="0"/>
          <w:smallCaps w:val="0"/>
          <w:strike w:val="0"/>
          <w:color w:val="3c4043"/>
          <w:sz w:val="21"/>
          <w:szCs w:val="21"/>
          <w:u w:val="none"/>
          <w:shd w:fill="auto" w:val="clear"/>
          <w:vertAlign w:val="baseline"/>
          <w:rtl w:val="0"/>
        </w:rPr>
        <w:t xml:space="preserve"> </w:t>
      </w:r>
      <w:bookmarkStart w:colFirst="0" w:colLast="0" w:name="1fob9te" w:id="2"/>
      <w:bookmarkEnd w:id="2"/>
      <w:r w:rsidDel="00000000" w:rsidR="00000000" w:rsidRPr="00000000">
        <w:rPr>
          <w:rFonts w:ascii="Times New Roman" w:cs="Times New Roman" w:eastAsia="Times New Roman" w:hAnsi="Times New Roman"/>
          <w:i w:val="0"/>
          <w:smallCaps w:val="0"/>
          <w:strike w:val="0"/>
          <w:color w:val="3c4043"/>
          <w:sz w:val="21"/>
          <w:szCs w:val="21"/>
          <w:u w:val="none"/>
          <w:shd w:fill="auto" w:val="clear"/>
          <w:vertAlign w:val="baseline"/>
          <w:rtl w:val="0"/>
        </w:rPr>
        <w:t xml:space="preserve">column </w:t>
      </w:r>
      <w:r w:rsidDel="00000000" w:rsidR="00000000" w:rsidRPr="00000000">
        <w:rPr>
          <w:rFonts w:ascii="Times New Roman" w:cs="Times New Roman" w:eastAsia="Times New Roman" w:hAnsi="Times New Roman"/>
          <w:b w:val="1"/>
          <w:i w:val="0"/>
          <w:smallCaps w:val="0"/>
          <w:strike w:val="0"/>
          <w:color w:val="aa22ff"/>
          <w:sz w:val="21"/>
          <w:szCs w:val="21"/>
          <w:u w:val="none"/>
          <w:shd w:fill="auto" w:val="clear"/>
          <w:vertAlign w:val="baseline"/>
          <w:rtl w:val="0"/>
        </w:rPr>
        <w:t xml:space="preserve">in</w:t>
      </w:r>
      <w:r w:rsidDel="00000000" w:rsidR="00000000" w:rsidRPr="00000000">
        <w:rPr>
          <w:rFonts w:ascii="Times New Roman" w:cs="Times New Roman" w:eastAsia="Times New Roman" w:hAnsi="Times New Roman"/>
          <w:i w:val="0"/>
          <w:smallCaps w:val="0"/>
          <w:strike w:val="0"/>
          <w:color w:val="3c4043"/>
          <w:sz w:val="21"/>
          <w:szCs w:val="21"/>
          <w:u w:val="none"/>
          <w:shd w:fill="auto" w:val="clear"/>
          <w:vertAlign w:val="baseline"/>
          <w:rtl w:val="0"/>
        </w:rPr>
        <w:t xml:space="preserve"> df</w:t>
      </w:r>
      <w:r w:rsidDel="00000000" w:rsidR="00000000" w:rsidRPr="00000000">
        <w:rPr>
          <w:rFonts w:ascii="Times New Roman" w:cs="Times New Roman" w:eastAsia="Times New Roman" w:hAnsi="Times New Roman"/>
          <w:i w:val="0"/>
          <w:smallCaps w:val="0"/>
          <w:strike w:val="0"/>
          <w:color w:val="055be0"/>
          <w:sz w:val="21"/>
          <w:szCs w:val="21"/>
          <w:u w:val="none"/>
          <w:shd w:fill="auto" w:val="clear"/>
          <w:vertAlign w:val="baseline"/>
          <w:rtl w:val="0"/>
        </w:rPr>
        <w:t xml:space="preserve">.</w:t>
      </w:r>
      <w:r w:rsidDel="00000000" w:rsidR="00000000" w:rsidRPr="00000000">
        <w:rPr>
          <w:rFonts w:ascii="Times New Roman" w:cs="Times New Roman" w:eastAsia="Times New Roman" w:hAnsi="Times New Roman"/>
          <w:i w:val="0"/>
          <w:smallCaps w:val="0"/>
          <w:strike w:val="0"/>
          <w:color w:val="3c4043"/>
          <w:sz w:val="21"/>
          <w:szCs w:val="21"/>
          <w:u w:val="none"/>
          <w:shd w:fill="auto" w:val="clear"/>
          <w:vertAlign w:val="baseline"/>
          <w:rtl w:val="0"/>
        </w:rPr>
        <w:t xml:space="preserve">columns:</w:t>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f1f3f4"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i w:val="0"/>
          <w:smallCaps w:val="0"/>
          <w:strike w:val="0"/>
          <w:color w:val="3c4043"/>
          <w:sz w:val="21"/>
          <w:szCs w:val="21"/>
          <w:u w:val="none"/>
          <w:shd w:fill="auto" w:val="clear"/>
          <w:vertAlign w:val="baseline"/>
        </w:rPr>
      </w:pPr>
      <w:r w:rsidDel="00000000" w:rsidR="00000000" w:rsidRPr="00000000">
        <w:rPr>
          <w:rFonts w:ascii="Times New Roman" w:cs="Times New Roman" w:eastAsia="Times New Roman" w:hAnsi="Times New Roman"/>
          <w:i w:val="0"/>
          <w:smallCaps w:val="0"/>
          <w:strike w:val="0"/>
          <w:color w:val="3c4043"/>
          <w:sz w:val="21"/>
          <w:szCs w:val="21"/>
          <w:u w:val="none"/>
          <w:shd w:fill="auto" w:val="clear"/>
          <w:vertAlign w:val="baseline"/>
          <w:rtl w:val="0"/>
        </w:rPr>
        <w:t xml:space="preserve">    </w:t>
      </w:r>
      <w:r w:rsidDel="00000000" w:rsidR="00000000" w:rsidRPr="00000000">
        <w:rPr>
          <w:rFonts w:ascii="Times New Roman" w:cs="Times New Roman" w:eastAsia="Times New Roman" w:hAnsi="Times New Roman"/>
          <w:i w:val="0"/>
          <w:smallCaps w:val="0"/>
          <w:strike w:val="0"/>
          <w:color w:val="007b00"/>
          <w:sz w:val="21"/>
          <w:szCs w:val="21"/>
          <w:u w:val="none"/>
          <w:shd w:fill="auto" w:val="clear"/>
          <w:vertAlign w:val="baseline"/>
          <w:rtl w:val="0"/>
        </w:rPr>
        <w:t xml:space="preserve">if</w:t>
      </w:r>
      <w:r w:rsidDel="00000000" w:rsidR="00000000" w:rsidRPr="00000000">
        <w:rPr>
          <w:rFonts w:ascii="Times New Roman" w:cs="Times New Roman" w:eastAsia="Times New Roman" w:hAnsi="Times New Roman"/>
          <w:i w:val="0"/>
          <w:smallCaps w:val="0"/>
          <w:strike w:val="0"/>
          <w:color w:val="3c4043"/>
          <w:sz w:val="21"/>
          <w:szCs w:val="21"/>
          <w:u w:val="none"/>
          <w:shd w:fill="auto" w:val="clear"/>
          <w:vertAlign w:val="baseline"/>
          <w:rtl w:val="0"/>
        </w:rPr>
        <w:t xml:space="preserve"> </w:t>
      </w:r>
      <w:bookmarkStart w:colFirst="0" w:colLast="0" w:name="3znysh7" w:id="3"/>
      <w:bookmarkEnd w:id="3"/>
      <w:r w:rsidDel="00000000" w:rsidR="00000000" w:rsidRPr="00000000">
        <w:rPr>
          <w:rFonts w:ascii="Times New Roman" w:cs="Times New Roman" w:eastAsia="Times New Roman" w:hAnsi="Times New Roman"/>
          <w:i w:val="0"/>
          <w:smallCaps w:val="0"/>
          <w:strike w:val="0"/>
          <w:color w:val="3c4043"/>
          <w:sz w:val="21"/>
          <w:szCs w:val="21"/>
          <w:u w:val="none"/>
          <w:shd w:fill="auto" w:val="clear"/>
          <w:vertAlign w:val="baseline"/>
          <w:rtl w:val="0"/>
        </w:rPr>
        <w:t xml:space="preserve">df[column]</w:t>
      </w:r>
      <w:r w:rsidDel="00000000" w:rsidR="00000000" w:rsidRPr="00000000">
        <w:rPr>
          <w:rFonts w:ascii="Times New Roman" w:cs="Times New Roman" w:eastAsia="Times New Roman" w:hAnsi="Times New Roman"/>
          <w:i w:val="0"/>
          <w:smallCaps w:val="0"/>
          <w:strike w:val="0"/>
          <w:color w:val="055be0"/>
          <w:sz w:val="21"/>
          <w:szCs w:val="21"/>
          <w:u w:val="none"/>
          <w:shd w:fill="auto" w:val="clear"/>
          <w:vertAlign w:val="baseline"/>
          <w:rtl w:val="0"/>
        </w:rPr>
        <w:t xml:space="preserve">.</w:t>
      </w:r>
      <w:r w:rsidDel="00000000" w:rsidR="00000000" w:rsidRPr="00000000">
        <w:rPr>
          <w:rFonts w:ascii="Times New Roman" w:cs="Times New Roman" w:eastAsia="Times New Roman" w:hAnsi="Times New Roman"/>
          <w:i w:val="0"/>
          <w:smallCaps w:val="0"/>
          <w:strike w:val="0"/>
          <w:color w:val="3c4043"/>
          <w:sz w:val="21"/>
          <w:szCs w:val="21"/>
          <w:u w:val="none"/>
          <w:shd w:fill="auto" w:val="clear"/>
          <w:vertAlign w:val="baseline"/>
          <w:rtl w:val="0"/>
        </w:rPr>
        <w:t xml:space="preserve">nunique() </w:t>
      </w:r>
      <w:r w:rsidDel="00000000" w:rsidR="00000000" w:rsidRPr="00000000">
        <w:rPr>
          <w:rFonts w:ascii="Times New Roman" w:cs="Times New Roman" w:eastAsia="Times New Roman" w:hAnsi="Times New Roman"/>
          <w:i w:val="0"/>
          <w:smallCaps w:val="0"/>
          <w:strike w:val="0"/>
          <w:color w:val="055be0"/>
          <w:sz w:val="21"/>
          <w:szCs w:val="21"/>
          <w:u w:val="none"/>
          <w:shd w:fill="auto" w:val="clear"/>
          <w:vertAlign w:val="baseline"/>
          <w:rtl w:val="0"/>
        </w:rPr>
        <w:t xml:space="preserve">&gt;</w:t>
      </w:r>
      <w:r w:rsidDel="00000000" w:rsidR="00000000" w:rsidRPr="00000000">
        <w:rPr>
          <w:rFonts w:ascii="Times New Roman" w:cs="Times New Roman" w:eastAsia="Times New Roman" w:hAnsi="Times New Roman"/>
          <w:i w:val="0"/>
          <w:smallCaps w:val="0"/>
          <w:strike w:val="0"/>
          <w:color w:val="3c4043"/>
          <w:sz w:val="21"/>
          <w:szCs w:val="21"/>
          <w:u w:val="none"/>
          <w:shd w:fill="auto" w:val="clear"/>
          <w:vertAlign w:val="baseline"/>
          <w:rtl w:val="0"/>
        </w:rPr>
        <w:t xml:space="preserve"> </w:t>
      </w:r>
      <w:r w:rsidDel="00000000" w:rsidR="00000000" w:rsidRPr="00000000">
        <w:rPr>
          <w:rFonts w:ascii="Times New Roman" w:cs="Times New Roman" w:eastAsia="Times New Roman" w:hAnsi="Times New Roman"/>
          <w:i w:val="0"/>
          <w:smallCaps w:val="0"/>
          <w:strike w:val="0"/>
          <w:color w:val="666666"/>
          <w:sz w:val="21"/>
          <w:szCs w:val="21"/>
          <w:u w:val="none"/>
          <w:shd w:fill="auto" w:val="clear"/>
          <w:vertAlign w:val="baseline"/>
          <w:rtl w:val="0"/>
        </w:rPr>
        <w:t xml:space="preserve">2</w:t>
      </w:r>
      <w:r w:rsidDel="00000000" w:rsidR="00000000" w:rsidRPr="00000000">
        <w:rPr>
          <w:rFonts w:ascii="Times New Roman" w:cs="Times New Roman" w:eastAsia="Times New Roman" w:hAnsi="Times New Roman"/>
          <w:i w:val="0"/>
          <w:smallCaps w:val="0"/>
          <w:strike w:val="0"/>
          <w:color w:val="3c4043"/>
          <w:sz w:val="21"/>
          <w:szCs w:val="21"/>
          <w:u w:val="none"/>
          <w:shd w:fill="auto" w:val="clear"/>
          <w:vertAlign w:val="baseline"/>
          <w:rtl w:val="0"/>
        </w:rPr>
        <w:t xml:space="preserve">:</w:t>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f1f3f4"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i w:val="0"/>
          <w:smallCaps w:val="0"/>
          <w:strike w:val="0"/>
          <w:color w:val="3c4043"/>
          <w:sz w:val="21"/>
          <w:szCs w:val="21"/>
          <w:u w:val="none"/>
          <w:shd w:fill="auto" w:val="clear"/>
          <w:vertAlign w:val="baseline"/>
        </w:rPr>
      </w:pPr>
      <w:r w:rsidDel="00000000" w:rsidR="00000000" w:rsidRPr="00000000">
        <w:rPr>
          <w:rFonts w:ascii="Times New Roman" w:cs="Times New Roman" w:eastAsia="Times New Roman" w:hAnsi="Times New Roman"/>
          <w:i w:val="0"/>
          <w:smallCaps w:val="0"/>
          <w:strike w:val="0"/>
          <w:color w:val="3c4043"/>
          <w:sz w:val="21"/>
          <w:szCs w:val="21"/>
          <w:u w:val="none"/>
          <w:shd w:fill="auto" w:val="clear"/>
          <w:vertAlign w:val="baseline"/>
          <w:rtl w:val="0"/>
        </w:rPr>
        <w:t xml:space="preserve">        </w:t>
      </w:r>
      <w:bookmarkStart w:colFirst="0" w:colLast="0" w:name="2et92p0" w:id="4"/>
      <w:bookmarkEnd w:id="4"/>
      <w:r w:rsidDel="00000000" w:rsidR="00000000" w:rsidRPr="00000000">
        <w:rPr>
          <w:rFonts w:ascii="Times New Roman" w:cs="Times New Roman" w:eastAsia="Times New Roman" w:hAnsi="Times New Roman"/>
          <w:i w:val="0"/>
          <w:smallCaps w:val="0"/>
          <w:strike w:val="0"/>
          <w:color w:val="3c4043"/>
          <w:sz w:val="21"/>
          <w:szCs w:val="21"/>
          <w:u w:val="none"/>
          <w:shd w:fill="auto" w:val="clear"/>
          <w:vertAlign w:val="baseline"/>
          <w:rtl w:val="0"/>
        </w:rPr>
        <w:t xml:space="preserve">top_10_bar(column)</w:t>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f1f3f4"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i w:val="1"/>
          <w:smallCaps w:val="0"/>
          <w:strike w:val="0"/>
          <w:color w:val="3c4043"/>
          <w:sz w:val="21"/>
          <w:szCs w:val="21"/>
          <w:u w:val="none"/>
          <w:shd w:fill="auto" w:val="clear"/>
          <w:vertAlign w:val="baseline"/>
        </w:rPr>
      </w:pPr>
      <w:r w:rsidDel="00000000" w:rsidR="00000000" w:rsidRPr="00000000">
        <w:rPr>
          <w:rtl w:val="0"/>
        </w:rPr>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f1f3f4"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i w:val="1"/>
          <w:smallCaps w:val="0"/>
          <w:strike w:val="0"/>
          <w:color w:val="3c4043"/>
          <w:sz w:val="21"/>
          <w:szCs w:val="21"/>
          <w:u w:val="none"/>
          <w:shd w:fill="auto" w:val="clear"/>
          <w:vertAlign w:val="baseline"/>
        </w:rPr>
      </w:pPr>
      <w:r w:rsidDel="00000000" w:rsidR="00000000" w:rsidRPr="00000000">
        <w:rPr>
          <w:rtl w:val="0"/>
        </w:rPr>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ins w:author="Vullendula Tulasi" w:id="0" w:date="2024-05-02T19:33:01Z">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Pr>
          <w:drawing>
            <wp:inline distB="0" distT="0" distL="0" distR="0">
              <wp:extent cx="2147888" cy="2038350"/>
              <wp:effectExtent b="0" l="0" r="0" t="0"/>
              <wp:docPr id="25" name="image24.png"/>
              <a:graphic>
                <a:graphicData uri="http://schemas.openxmlformats.org/drawingml/2006/picture">
                  <pic:pic>
                    <pic:nvPicPr>
                      <pic:cNvPr id="0" name="image24.png"/>
                      <pic:cNvPicPr preferRelativeResize="0"/>
                    </pic:nvPicPr>
                    <pic:blipFill>
                      <a:blip r:embed="rId17"/>
                      <a:srcRect b="0" l="4770" r="4770" t="0"/>
                      <a:stretch>
                        <a:fillRect/>
                      </a:stretch>
                    </pic:blipFill>
                    <pic:spPr>
                      <a:xfrm>
                        <a:off x="0" y="0"/>
                        <a:ext cx="2147888" cy="2038350"/>
                      </a:xfrm>
                      <a:prstGeom prst="rect"/>
                      <a:ln/>
                    </pic:spPr>
                  </pic:pic>
                </a:graphicData>
              </a:graphic>
            </wp:inline>
          </w:drawing>
        </w:r>
      </w:ins>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Pr>
        <w:drawing>
          <wp:inline distB="0" distT="0" distL="0" distR="0">
            <wp:extent cx="6645910" cy="2041525"/>
            <wp:effectExtent b="0" l="0" r="0" t="0"/>
            <wp:docPr id="23" name="image25.jpg"/>
            <a:graphic>
              <a:graphicData uri="http://schemas.openxmlformats.org/drawingml/2006/picture">
                <pic:pic>
                  <pic:nvPicPr>
                    <pic:cNvPr id="0" name="image25.jpg"/>
                    <pic:cNvPicPr preferRelativeResize="0"/>
                  </pic:nvPicPr>
                  <pic:blipFill>
                    <a:blip r:embed="rId18"/>
                    <a:srcRect b="0" l="0" r="0" t="0"/>
                    <a:stretch>
                      <a:fillRect/>
                    </a:stretch>
                  </pic:blipFill>
                  <pic:spPr>
                    <a:xfrm>
                      <a:off x="0" y="0"/>
                      <a:ext cx="6645910" cy="2041525"/>
                    </a:xfrm>
                    <a:prstGeom prst="rect"/>
                    <a:ln/>
                  </pic:spPr>
                </pic:pic>
              </a:graphicData>
            </a:graphic>
          </wp:inline>
        </w:drawing>
      </w:r>
      <w:ins w:author="Vullendula Tulasi" w:id="1" w:date="2024-05-02T19:27:34Z">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Pr>
          <w:drawing>
            <wp:inline distB="0" distT="0" distL="0" distR="0">
              <wp:extent cx="2109788" cy="2038350"/>
              <wp:effectExtent b="0" l="0" r="0" t="0"/>
              <wp:docPr id="4" name="image18.png"/>
              <a:graphic>
                <a:graphicData uri="http://schemas.openxmlformats.org/drawingml/2006/picture">
                  <pic:pic>
                    <pic:nvPicPr>
                      <pic:cNvPr id="0" name="image18.png"/>
                      <pic:cNvPicPr preferRelativeResize="0"/>
                    </pic:nvPicPr>
                    <pic:blipFill>
                      <a:blip r:embed="rId19"/>
                      <a:srcRect b="0" l="1534" r="1534" t="0"/>
                      <a:stretch>
                        <a:fillRect/>
                      </a:stretch>
                    </pic:blipFill>
                    <pic:spPr>
                      <a:xfrm>
                        <a:off x="0" y="0"/>
                        <a:ext cx="2109788" cy="2038350"/>
                      </a:xfrm>
                      <a:prstGeom prst="rect"/>
                      <a:ln/>
                    </pic:spPr>
                  </pic:pic>
                </a:graphicData>
              </a:graphic>
            </wp:inline>
          </w:drawing>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Pr>
          <w:drawing>
            <wp:inline distB="0" distT="0" distL="0" distR="0">
              <wp:extent cx="2166938" cy="2038350"/>
              <wp:effectExtent b="0" l="0" r="0" t="0"/>
              <wp:docPr id="1" name="image16.png"/>
              <a:graphic>
                <a:graphicData uri="http://schemas.openxmlformats.org/drawingml/2006/picture">
                  <pic:pic>
                    <pic:nvPicPr>
                      <pic:cNvPr id="0" name="image16.png"/>
                      <pic:cNvPicPr preferRelativeResize="0"/>
                    </pic:nvPicPr>
                    <pic:blipFill>
                      <a:blip r:embed="rId20"/>
                      <a:srcRect b="0" l="7929" r="7929" t="0"/>
                      <a:stretch>
                        <a:fillRect/>
                      </a:stretch>
                    </pic:blipFill>
                    <pic:spPr>
                      <a:xfrm>
                        <a:off x="0" y="0"/>
                        <a:ext cx="2166938" cy="2038350"/>
                      </a:xfrm>
                      <a:prstGeom prst="rect"/>
                      <a:ln/>
                    </pic:spPr>
                  </pic:pic>
                </a:graphicData>
              </a:graphic>
            </wp:inline>
          </w:drawing>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Pr>
          <w:drawing>
            <wp:inline distB="0" distT="0" distL="0" distR="0">
              <wp:extent cx="2147888" cy="2038350"/>
              <wp:effectExtent b="0" l="0" r="0" t="0"/>
              <wp:docPr id="12" name="image12.png"/>
              <a:graphic>
                <a:graphicData uri="http://schemas.openxmlformats.org/drawingml/2006/picture">
                  <pic:pic>
                    <pic:nvPicPr>
                      <pic:cNvPr id="0" name="image12.png"/>
                      <pic:cNvPicPr preferRelativeResize="0"/>
                    </pic:nvPicPr>
                    <pic:blipFill>
                      <a:blip r:embed="rId21"/>
                      <a:srcRect b="0" l="6316" r="6316" t="0"/>
                      <a:stretch>
                        <a:fillRect/>
                      </a:stretch>
                    </pic:blipFill>
                    <pic:spPr>
                      <a:xfrm>
                        <a:off x="0" y="0"/>
                        <a:ext cx="2147888" cy="2038350"/>
                      </a:xfrm>
                      <a:prstGeom prst="rect"/>
                      <a:ln/>
                    </pic:spPr>
                  </pic:pic>
                </a:graphicData>
              </a:graphic>
            </wp:inline>
          </w:drawing>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Pr>
          <w:drawing>
            <wp:inline distB="0" distT="0" distL="0" distR="0">
              <wp:extent cx="2100263" cy="2038350"/>
              <wp:effectExtent b="0" l="0" r="0" t="0"/>
              <wp:docPr id="11" name="image17.png"/>
              <a:graphic>
                <a:graphicData uri="http://schemas.openxmlformats.org/drawingml/2006/picture">
                  <pic:pic>
                    <pic:nvPicPr>
                      <pic:cNvPr id="0" name="image17.png"/>
                      <pic:cNvPicPr preferRelativeResize="0"/>
                    </pic:nvPicPr>
                    <pic:blipFill>
                      <a:blip r:embed="rId22"/>
                      <a:srcRect b="0" l="5445" r="5445" t="0"/>
                      <a:stretch>
                        <a:fillRect/>
                      </a:stretch>
                    </pic:blipFill>
                    <pic:spPr>
                      <a:xfrm>
                        <a:off x="0" y="0"/>
                        <a:ext cx="2100263" cy="2038350"/>
                      </a:xfrm>
                      <a:prstGeom prst="rect"/>
                      <a:ln/>
                    </pic:spPr>
                  </pic:pic>
                </a:graphicData>
              </a:graphic>
            </wp:inline>
          </w:drawing>
        </w:r>
      </w:ins>
      <w:r w:rsidDel="00000000" w:rsidR="00000000" w:rsidRPr="00000000">
        <w:rPr>
          <w:rtl w:val="0"/>
        </w:rPr>
      </w:r>
    </w:p>
    <w:p w:rsidR="00000000" w:rsidDel="00000000" w:rsidP="00000000" w:rsidRDefault="00000000" w:rsidRPr="00000000" w14:paraId="0000008A">
      <w:pPr>
        <w:spacing w:line="240" w:lineRule="auto"/>
        <w:rPr>
          <w:rFonts w:ascii="Times New Roman" w:cs="Times New Roman" w:eastAsia="Times New Roman" w:hAnsi="Times New Roman"/>
          <w:i w:val="0"/>
          <w:smallCaps w:val="0"/>
          <w:strike w:val="0"/>
          <w:color w:val="000000"/>
          <w:sz w:val="24"/>
          <w:szCs w:val="24"/>
          <w:u w:val="none"/>
          <w:shd w:fill="auto" w:val="clear"/>
          <w:vertAlign w:val="baseline"/>
        </w:rPr>
        <w:pPrChange w:author="Vullendula Tulasi" w:id="0" w:date="2024-05-02T19:30:29Z">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pPr>
        </w:pPrChange>
      </w:pPr>
      <w:r w:rsidDel="00000000" w:rsidR="00000000" w:rsidRPr="00000000">
        <w:rPr>
          <w:rtl w:val="0"/>
        </w:rPr>
      </w:r>
    </w:p>
    <w:p w:rsidR="00000000" w:rsidDel="00000000" w:rsidP="00000000" w:rsidRDefault="00000000" w:rsidRPr="00000000" w14:paraId="0000008B">
      <w:pPr>
        <w:shd w:fill="f7f7f7"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Times New Roman" w:cs="Times New Roman" w:eastAsia="Times New Roman" w:hAnsi="Times New Roman"/>
          <w:i w:val="1"/>
          <w:color w:val="008000"/>
          <w:sz w:val="21"/>
          <w:szCs w:val="21"/>
        </w:rPr>
      </w:pPr>
      <w:r w:rsidDel="00000000" w:rsidR="00000000" w:rsidRPr="00000000">
        <w:rPr>
          <w:rFonts w:ascii="Times New Roman" w:cs="Times New Roman" w:eastAsia="Times New Roman" w:hAnsi="Times New Roman"/>
          <w:i w:val="1"/>
          <w:color w:val="008000"/>
          <w:sz w:val="21"/>
          <w:szCs w:val="21"/>
          <w:rtl w:val="0"/>
        </w:rPr>
        <w:t xml:space="preserve"># Group data by Sex then filter by CP and count occurrences</w:t>
      </w:r>
    </w:p>
    <w:p w:rsidR="00000000" w:rsidDel="00000000" w:rsidP="00000000" w:rsidRDefault="00000000" w:rsidRPr="00000000" w14:paraId="0000008C">
      <w:pPr>
        <w:shd w:fill="f7f7f7"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Times New Roman" w:cs="Times New Roman" w:eastAsia="Times New Roman" w:hAnsi="Times New Roman"/>
          <w:i w:val="1"/>
          <w:color w:val="3c4043"/>
          <w:sz w:val="21"/>
          <w:szCs w:val="21"/>
        </w:rPr>
      </w:pPr>
      <w:r w:rsidDel="00000000" w:rsidR="00000000" w:rsidRPr="00000000">
        <w:rPr>
          <w:rFonts w:ascii="Times New Roman" w:cs="Times New Roman" w:eastAsia="Times New Roman" w:hAnsi="Times New Roman"/>
          <w:i w:val="1"/>
          <w:color w:val="3c4043"/>
          <w:sz w:val="21"/>
          <w:szCs w:val="21"/>
          <w:rtl w:val="0"/>
        </w:rPr>
        <w:t xml:space="preserve">gender_data = (</w:t>
      </w:r>
    </w:p>
    <w:p w:rsidR="00000000" w:rsidDel="00000000" w:rsidP="00000000" w:rsidRDefault="00000000" w:rsidRPr="00000000" w14:paraId="0000008D">
      <w:pPr>
        <w:shd w:fill="f7f7f7"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Times New Roman" w:cs="Times New Roman" w:eastAsia="Times New Roman" w:hAnsi="Times New Roman"/>
          <w:i w:val="1"/>
          <w:color w:val="3c4043"/>
          <w:sz w:val="21"/>
          <w:szCs w:val="21"/>
        </w:rPr>
      </w:pPr>
      <w:r w:rsidDel="00000000" w:rsidR="00000000" w:rsidRPr="00000000">
        <w:rPr>
          <w:rFonts w:ascii="Times New Roman" w:cs="Times New Roman" w:eastAsia="Times New Roman" w:hAnsi="Times New Roman"/>
          <w:i w:val="1"/>
          <w:color w:val="3c4043"/>
          <w:sz w:val="21"/>
          <w:szCs w:val="21"/>
          <w:rtl w:val="0"/>
        </w:rPr>
        <w:t xml:space="preserve">    df</w:t>
      </w:r>
    </w:p>
    <w:p w:rsidR="00000000" w:rsidDel="00000000" w:rsidP="00000000" w:rsidRDefault="00000000" w:rsidRPr="00000000" w14:paraId="0000008E">
      <w:pPr>
        <w:shd w:fill="f7f7f7"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Times New Roman" w:cs="Times New Roman" w:eastAsia="Times New Roman" w:hAnsi="Times New Roman"/>
          <w:i w:val="1"/>
          <w:color w:val="3c4043"/>
          <w:sz w:val="21"/>
          <w:szCs w:val="21"/>
        </w:rPr>
      </w:pPr>
      <w:r w:rsidDel="00000000" w:rsidR="00000000" w:rsidRPr="00000000">
        <w:rPr>
          <w:rFonts w:ascii="Times New Roman" w:cs="Times New Roman" w:eastAsia="Times New Roman" w:hAnsi="Times New Roman"/>
          <w:i w:val="1"/>
          <w:color w:val="3c4043"/>
          <w:sz w:val="21"/>
          <w:szCs w:val="21"/>
          <w:rtl w:val="0"/>
        </w:rPr>
        <w:t xml:space="preserve">    .groupby(</w:t>
      </w:r>
      <w:r w:rsidDel="00000000" w:rsidR="00000000" w:rsidRPr="00000000">
        <w:rPr>
          <w:rFonts w:ascii="Times New Roman" w:cs="Times New Roman" w:eastAsia="Times New Roman" w:hAnsi="Times New Roman"/>
          <w:i w:val="1"/>
          <w:color w:val="a31515"/>
          <w:sz w:val="21"/>
          <w:szCs w:val="21"/>
          <w:rtl w:val="0"/>
        </w:rPr>
        <w:t xml:space="preserve">"sex"</w:t>
      </w:r>
      <w:r w:rsidDel="00000000" w:rsidR="00000000" w:rsidRPr="00000000">
        <w:rPr>
          <w:rFonts w:ascii="Times New Roman" w:cs="Times New Roman" w:eastAsia="Times New Roman" w:hAnsi="Times New Roman"/>
          <w:i w:val="1"/>
          <w:color w:val="3c4043"/>
          <w:sz w:val="21"/>
          <w:szCs w:val="21"/>
          <w:rtl w:val="0"/>
        </w:rPr>
        <w:t xml:space="preserve">)[</w:t>
      </w:r>
      <w:r w:rsidDel="00000000" w:rsidR="00000000" w:rsidRPr="00000000">
        <w:rPr>
          <w:rFonts w:ascii="Times New Roman" w:cs="Times New Roman" w:eastAsia="Times New Roman" w:hAnsi="Times New Roman"/>
          <w:i w:val="1"/>
          <w:color w:val="a31515"/>
          <w:sz w:val="21"/>
          <w:szCs w:val="21"/>
          <w:rtl w:val="0"/>
        </w:rPr>
        <w:t xml:space="preserve">"cp"</w:t>
      </w:r>
      <w:r w:rsidDel="00000000" w:rsidR="00000000" w:rsidRPr="00000000">
        <w:rPr>
          <w:rFonts w:ascii="Times New Roman" w:cs="Times New Roman" w:eastAsia="Times New Roman" w:hAnsi="Times New Roman"/>
          <w:i w:val="1"/>
          <w:color w:val="3c4043"/>
          <w:sz w:val="21"/>
          <w:szCs w:val="21"/>
          <w:rtl w:val="0"/>
        </w:rPr>
        <w:t xml:space="preserve">]</w:t>
      </w:r>
    </w:p>
    <w:p w:rsidR="00000000" w:rsidDel="00000000" w:rsidP="00000000" w:rsidRDefault="00000000" w:rsidRPr="00000000" w14:paraId="0000008F">
      <w:pPr>
        <w:shd w:fill="f7f7f7"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Times New Roman" w:cs="Times New Roman" w:eastAsia="Times New Roman" w:hAnsi="Times New Roman"/>
          <w:i w:val="1"/>
          <w:color w:val="3c4043"/>
          <w:sz w:val="21"/>
          <w:szCs w:val="21"/>
        </w:rPr>
      </w:pPr>
      <w:r w:rsidDel="00000000" w:rsidR="00000000" w:rsidRPr="00000000">
        <w:rPr>
          <w:rFonts w:ascii="Times New Roman" w:cs="Times New Roman" w:eastAsia="Times New Roman" w:hAnsi="Times New Roman"/>
          <w:i w:val="1"/>
          <w:color w:val="3c4043"/>
          <w:sz w:val="21"/>
          <w:szCs w:val="21"/>
          <w:rtl w:val="0"/>
        </w:rPr>
        <w:t xml:space="preserve">    .value_counts()</w:t>
      </w:r>
    </w:p>
    <w:p w:rsidR="00000000" w:rsidDel="00000000" w:rsidP="00000000" w:rsidRDefault="00000000" w:rsidRPr="00000000" w14:paraId="00000090">
      <w:pPr>
        <w:shd w:fill="f7f7f7"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Times New Roman" w:cs="Times New Roman" w:eastAsia="Times New Roman" w:hAnsi="Times New Roman"/>
          <w:i w:val="1"/>
          <w:color w:val="3c4043"/>
          <w:sz w:val="21"/>
          <w:szCs w:val="21"/>
        </w:rPr>
      </w:pPr>
      <w:r w:rsidDel="00000000" w:rsidR="00000000" w:rsidRPr="00000000">
        <w:rPr>
          <w:rFonts w:ascii="Times New Roman" w:cs="Times New Roman" w:eastAsia="Times New Roman" w:hAnsi="Times New Roman"/>
          <w:i w:val="1"/>
          <w:color w:val="3c4043"/>
          <w:sz w:val="21"/>
          <w:szCs w:val="21"/>
          <w:rtl w:val="0"/>
        </w:rPr>
        <w:t xml:space="preserve">    .reset_index(name=</w:t>
      </w:r>
      <w:r w:rsidDel="00000000" w:rsidR="00000000" w:rsidRPr="00000000">
        <w:rPr>
          <w:rFonts w:ascii="Times New Roman" w:cs="Times New Roman" w:eastAsia="Times New Roman" w:hAnsi="Times New Roman"/>
          <w:i w:val="1"/>
          <w:color w:val="a31515"/>
          <w:sz w:val="21"/>
          <w:szCs w:val="21"/>
          <w:rtl w:val="0"/>
        </w:rPr>
        <w:t xml:space="preserve">"Count"</w:t>
      </w:r>
      <w:r w:rsidDel="00000000" w:rsidR="00000000" w:rsidRPr="00000000">
        <w:rPr>
          <w:rFonts w:ascii="Times New Roman" w:cs="Times New Roman" w:eastAsia="Times New Roman" w:hAnsi="Times New Roman"/>
          <w:i w:val="1"/>
          <w:color w:val="3c4043"/>
          <w:sz w:val="21"/>
          <w:szCs w:val="21"/>
          <w:rtl w:val="0"/>
        </w:rPr>
        <w:t xml:space="preserve">)</w:t>
      </w:r>
    </w:p>
    <w:p w:rsidR="00000000" w:rsidDel="00000000" w:rsidP="00000000" w:rsidRDefault="00000000" w:rsidRPr="00000000" w14:paraId="00000091">
      <w:pPr>
        <w:shd w:fill="f7f7f7"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Times New Roman" w:cs="Times New Roman" w:eastAsia="Times New Roman" w:hAnsi="Times New Roman"/>
          <w:i w:val="1"/>
          <w:color w:val="3c4043"/>
          <w:sz w:val="21"/>
          <w:szCs w:val="21"/>
        </w:rPr>
      </w:pPr>
      <w:r w:rsidDel="00000000" w:rsidR="00000000" w:rsidRPr="00000000">
        <w:rPr>
          <w:rFonts w:ascii="Times New Roman" w:cs="Times New Roman" w:eastAsia="Times New Roman" w:hAnsi="Times New Roman"/>
          <w:i w:val="1"/>
          <w:color w:val="3c4043"/>
          <w:sz w:val="21"/>
          <w:szCs w:val="21"/>
          <w:rtl w:val="0"/>
        </w:rPr>
        <w:t xml:space="preserve">    .sort_values(by=</w:t>
      </w:r>
      <w:r w:rsidDel="00000000" w:rsidR="00000000" w:rsidRPr="00000000">
        <w:rPr>
          <w:rFonts w:ascii="Times New Roman" w:cs="Times New Roman" w:eastAsia="Times New Roman" w:hAnsi="Times New Roman"/>
          <w:i w:val="1"/>
          <w:color w:val="a31515"/>
          <w:sz w:val="21"/>
          <w:szCs w:val="21"/>
          <w:rtl w:val="0"/>
        </w:rPr>
        <w:t xml:space="preserve">"Count"</w:t>
      </w:r>
      <w:r w:rsidDel="00000000" w:rsidR="00000000" w:rsidRPr="00000000">
        <w:rPr>
          <w:rFonts w:ascii="Times New Roman" w:cs="Times New Roman" w:eastAsia="Times New Roman" w:hAnsi="Times New Roman"/>
          <w:i w:val="1"/>
          <w:color w:val="3c4043"/>
          <w:sz w:val="21"/>
          <w:szCs w:val="21"/>
          <w:rtl w:val="0"/>
        </w:rPr>
        <w:t xml:space="preserve">, ascending=</w:t>
      </w:r>
      <w:r w:rsidDel="00000000" w:rsidR="00000000" w:rsidRPr="00000000">
        <w:rPr>
          <w:rFonts w:ascii="Times New Roman" w:cs="Times New Roman" w:eastAsia="Times New Roman" w:hAnsi="Times New Roman"/>
          <w:i w:val="1"/>
          <w:color w:val="0000ff"/>
          <w:sz w:val="21"/>
          <w:szCs w:val="21"/>
          <w:rtl w:val="0"/>
        </w:rPr>
        <w:t xml:space="preserve">False</w:t>
      </w:r>
      <w:r w:rsidDel="00000000" w:rsidR="00000000" w:rsidRPr="00000000">
        <w:rPr>
          <w:rFonts w:ascii="Times New Roman" w:cs="Times New Roman" w:eastAsia="Times New Roman" w:hAnsi="Times New Roman"/>
          <w:i w:val="1"/>
          <w:color w:val="3c4043"/>
          <w:sz w:val="21"/>
          <w:szCs w:val="21"/>
          <w:rtl w:val="0"/>
        </w:rPr>
        <w:t xml:space="preserve">)</w:t>
      </w:r>
    </w:p>
    <w:p w:rsidR="00000000" w:rsidDel="00000000" w:rsidP="00000000" w:rsidRDefault="00000000" w:rsidRPr="00000000" w14:paraId="00000092">
      <w:pPr>
        <w:shd w:fill="f7f7f7"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Times New Roman" w:cs="Times New Roman" w:eastAsia="Times New Roman" w:hAnsi="Times New Roman"/>
          <w:i w:val="1"/>
          <w:color w:val="3c4043"/>
          <w:sz w:val="21"/>
          <w:szCs w:val="21"/>
        </w:rPr>
      </w:pPr>
      <w:r w:rsidDel="00000000" w:rsidR="00000000" w:rsidRPr="00000000">
        <w:rPr>
          <w:rFonts w:ascii="Times New Roman" w:cs="Times New Roman" w:eastAsia="Times New Roman" w:hAnsi="Times New Roman"/>
          <w:i w:val="1"/>
          <w:color w:val="3c4043"/>
          <w:sz w:val="21"/>
          <w:szCs w:val="21"/>
          <w:rtl w:val="0"/>
        </w:rPr>
        <w:t xml:space="preserve">)</w:t>
      </w:r>
    </w:p>
    <w:p w:rsidR="00000000" w:rsidDel="00000000" w:rsidP="00000000" w:rsidRDefault="00000000" w:rsidRPr="00000000" w14:paraId="00000093">
      <w:pPr>
        <w:shd w:fill="f7f7f7"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Times New Roman" w:cs="Times New Roman" w:eastAsia="Times New Roman" w:hAnsi="Times New Roman"/>
          <w:i w:val="1"/>
          <w:color w:val="3c4043"/>
          <w:sz w:val="21"/>
          <w:szCs w:val="21"/>
        </w:rPr>
      </w:pPr>
      <w:r w:rsidDel="00000000" w:rsidR="00000000" w:rsidRPr="00000000">
        <w:rPr>
          <w:rtl w:val="0"/>
        </w:rPr>
      </w:r>
    </w:p>
    <w:p w:rsidR="00000000" w:rsidDel="00000000" w:rsidP="00000000" w:rsidRDefault="00000000" w:rsidRPr="00000000" w14:paraId="00000094">
      <w:pPr>
        <w:shd w:fill="f7f7f7"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Times New Roman" w:cs="Times New Roman" w:eastAsia="Times New Roman" w:hAnsi="Times New Roman"/>
          <w:i w:val="1"/>
          <w:color w:val="3c4043"/>
          <w:sz w:val="21"/>
          <w:szCs w:val="21"/>
        </w:rPr>
      </w:pPr>
      <w:r w:rsidDel="00000000" w:rsidR="00000000" w:rsidRPr="00000000">
        <w:rPr>
          <w:rFonts w:ascii="Times New Roman" w:cs="Times New Roman" w:eastAsia="Times New Roman" w:hAnsi="Times New Roman"/>
          <w:i w:val="1"/>
          <w:color w:val="af00db"/>
          <w:sz w:val="21"/>
          <w:szCs w:val="21"/>
          <w:rtl w:val="0"/>
        </w:rPr>
        <w:t xml:space="preserve">import</w:t>
      </w:r>
      <w:r w:rsidDel="00000000" w:rsidR="00000000" w:rsidRPr="00000000">
        <w:rPr>
          <w:rFonts w:ascii="Times New Roman" w:cs="Times New Roman" w:eastAsia="Times New Roman" w:hAnsi="Times New Roman"/>
          <w:i w:val="1"/>
          <w:color w:val="3c4043"/>
          <w:sz w:val="21"/>
          <w:szCs w:val="21"/>
          <w:rtl w:val="0"/>
        </w:rPr>
        <w:t xml:space="preserve"> seaborn </w:t>
      </w:r>
      <w:r w:rsidDel="00000000" w:rsidR="00000000" w:rsidRPr="00000000">
        <w:rPr>
          <w:rFonts w:ascii="Times New Roman" w:cs="Times New Roman" w:eastAsia="Times New Roman" w:hAnsi="Times New Roman"/>
          <w:i w:val="1"/>
          <w:color w:val="af00db"/>
          <w:sz w:val="21"/>
          <w:szCs w:val="21"/>
          <w:rtl w:val="0"/>
        </w:rPr>
        <w:t xml:space="preserve">as</w:t>
      </w:r>
      <w:r w:rsidDel="00000000" w:rsidR="00000000" w:rsidRPr="00000000">
        <w:rPr>
          <w:rFonts w:ascii="Times New Roman" w:cs="Times New Roman" w:eastAsia="Times New Roman" w:hAnsi="Times New Roman"/>
          <w:i w:val="1"/>
          <w:color w:val="3c4043"/>
          <w:sz w:val="21"/>
          <w:szCs w:val="21"/>
          <w:rtl w:val="0"/>
        </w:rPr>
        <w:t xml:space="preserve"> sns</w:t>
      </w:r>
    </w:p>
    <w:p w:rsidR="00000000" w:rsidDel="00000000" w:rsidP="00000000" w:rsidRDefault="00000000" w:rsidRPr="00000000" w14:paraId="00000095">
      <w:pPr>
        <w:shd w:fill="f7f7f7"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Times New Roman" w:cs="Times New Roman" w:eastAsia="Times New Roman" w:hAnsi="Times New Roman"/>
          <w:i w:val="1"/>
          <w:color w:val="3c4043"/>
          <w:sz w:val="21"/>
          <w:szCs w:val="21"/>
        </w:rPr>
      </w:pPr>
      <w:r w:rsidDel="00000000" w:rsidR="00000000" w:rsidRPr="00000000">
        <w:rPr>
          <w:rFonts w:ascii="Times New Roman" w:cs="Times New Roman" w:eastAsia="Times New Roman" w:hAnsi="Times New Roman"/>
          <w:i w:val="1"/>
          <w:color w:val="af00db"/>
          <w:sz w:val="21"/>
          <w:szCs w:val="21"/>
          <w:rtl w:val="0"/>
        </w:rPr>
        <w:t xml:space="preserve">import</w:t>
      </w:r>
      <w:r w:rsidDel="00000000" w:rsidR="00000000" w:rsidRPr="00000000">
        <w:rPr>
          <w:rFonts w:ascii="Times New Roman" w:cs="Times New Roman" w:eastAsia="Times New Roman" w:hAnsi="Times New Roman"/>
          <w:i w:val="1"/>
          <w:color w:val="3c4043"/>
          <w:sz w:val="21"/>
          <w:szCs w:val="21"/>
          <w:rtl w:val="0"/>
        </w:rPr>
        <w:t xml:space="preserve"> matplotlib.pyplot </w:t>
      </w:r>
      <w:r w:rsidDel="00000000" w:rsidR="00000000" w:rsidRPr="00000000">
        <w:rPr>
          <w:rFonts w:ascii="Times New Roman" w:cs="Times New Roman" w:eastAsia="Times New Roman" w:hAnsi="Times New Roman"/>
          <w:i w:val="1"/>
          <w:color w:val="af00db"/>
          <w:sz w:val="21"/>
          <w:szCs w:val="21"/>
          <w:rtl w:val="0"/>
        </w:rPr>
        <w:t xml:space="preserve">as</w:t>
      </w:r>
      <w:r w:rsidDel="00000000" w:rsidR="00000000" w:rsidRPr="00000000">
        <w:rPr>
          <w:rFonts w:ascii="Times New Roman" w:cs="Times New Roman" w:eastAsia="Times New Roman" w:hAnsi="Times New Roman"/>
          <w:i w:val="1"/>
          <w:color w:val="3c4043"/>
          <w:sz w:val="21"/>
          <w:szCs w:val="21"/>
          <w:rtl w:val="0"/>
        </w:rPr>
        <w:t xml:space="preserve"> plt</w:t>
      </w:r>
    </w:p>
    <w:p w:rsidR="00000000" w:rsidDel="00000000" w:rsidP="00000000" w:rsidRDefault="00000000" w:rsidRPr="00000000" w14:paraId="00000096">
      <w:pPr>
        <w:shd w:fill="f7f7f7"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Times New Roman" w:cs="Times New Roman" w:eastAsia="Times New Roman" w:hAnsi="Times New Roman"/>
          <w:i w:val="1"/>
          <w:color w:val="3c4043"/>
          <w:sz w:val="21"/>
          <w:szCs w:val="21"/>
        </w:rPr>
      </w:pPr>
      <w:r w:rsidDel="00000000" w:rsidR="00000000" w:rsidRPr="00000000">
        <w:rPr>
          <w:rtl w:val="0"/>
        </w:rPr>
      </w:r>
    </w:p>
    <w:p w:rsidR="00000000" w:rsidDel="00000000" w:rsidP="00000000" w:rsidRDefault="00000000" w:rsidRPr="00000000" w14:paraId="00000097">
      <w:pPr>
        <w:shd w:fill="f7f7f7"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Times New Roman" w:cs="Times New Roman" w:eastAsia="Times New Roman" w:hAnsi="Times New Roman"/>
          <w:i w:val="1"/>
          <w:color w:val="008000"/>
          <w:sz w:val="21"/>
          <w:szCs w:val="21"/>
        </w:rPr>
      </w:pPr>
      <w:r w:rsidDel="00000000" w:rsidR="00000000" w:rsidRPr="00000000">
        <w:rPr>
          <w:rFonts w:ascii="Times New Roman" w:cs="Times New Roman" w:eastAsia="Times New Roman" w:hAnsi="Times New Roman"/>
          <w:i w:val="1"/>
          <w:color w:val="008000"/>
          <w:sz w:val="21"/>
          <w:szCs w:val="21"/>
          <w:rtl w:val="0"/>
        </w:rPr>
        <w:t xml:space="preserve"># Creating the bar plot</w:t>
      </w:r>
    </w:p>
    <w:p w:rsidR="00000000" w:rsidDel="00000000" w:rsidP="00000000" w:rsidRDefault="00000000" w:rsidRPr="00000000" w14:paraId="00000098">
      <w:pPr>
        <w:shd w:fill="f7f7f7"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Times New Roman" w:cs="Times New Roman" w:eastAsia="Times New Roman" w:hAnsi="Times New Roman"/>
          <w:i w:val="1"/>
          <w:color w:val="3c4043"/>
          <w:sz w:val="21"/>
          <w:szCs w:val="21"/>
        </w:rPr>
      </w:pPr>
      <w:r w:rsidDel="00000000" w:rsidR="00000000" w:rsidRPr="00000000">
        <w:rPr>
          <w:rFonts w:ascii="Times New Roman" w:cs="Times New Roman" w:eastAsia="Times New Roman" w:hAnsi="Times New Roman"/>
          <w:i w:val="1"/>
          <w:color w:val="3c4043"/>
          <w:sz w:val="21"/>
          <w:szCs w:val="21"/>
          <w:rtl w:val="0"/>
        </w:rPr>
        <w:t xml:space="preserve">sns.barplot(data=gender_data, x=</w:t>
      </w:r>
      <w:r w:rsidDel="00000000" w:rsidR="00000000" w:rsidRPr="00000000">
        <w:rPr>
          <w:rFonts w:ascii="Times New Roman" w:cs="Times New Roman" w:eastAsia="Times New Roman" w:hAnsi="Times New Roman"/>
          <w:i w:val="1"/>
          <w:color w:val="a31515"/>
          <w:sz w:val="21"/>
          <w:szCs w:val="21"/>
          <w:rtl w:val="0"/>
        </w:rPr>
        <w:t xml:space="preserve">"cp"</w:t>
      </w:r>
      <w:r w:rsidDel="00000000" w:rsidR="00000000" w:rsidRPr="00000000">
        <w:rPr>
          <w:rFonts w:ascii="Times New Roman" w:cs="Times New Roman" w:eastAsia="Times New Roman" w:hAnsi="Times New Roman"/>
          <w:i w:val="1"/>
          <w:color w:val="3c4043"/>
          <w:sz w:val="21"/>
          <w:szCs w:val="21"/>
          <w:rtl w:val="0"/>
        </w:rPr>
        <w:t xml:space="preserve">, y=</w:t>
      </w:r>
      <w:r w:rsidDel="00000000" w:rsidR="00000000" w:rsidRPr="00000000">
        <w:rPr>
          <w:rFonts w:ascii="Times New Roman" w:cs="Times New Roman" w:eastAsia="Times New Roman" w:hAnsi="Times New Roman"/>
          <w:i w:val="1"/>
          <w:color w:val="a31515"/>
          <w:sz w:val="21"/>
          <w:szCs w:val="21"/>
          <w:rtl w:val="0"/>
        </w:rPr>
        <w:t xml:space="preserve">"Count"</w:t>
      </w:r>
      <w:r w:rsidDel="00000000" w:rsidR="00000000" w:rsidRPr="00000000">
        <w:rPr>
          <w:rFonts w:ascii="Times New Roman" w:cs="Times New Roman" w:eastAsia="Times New Roman" w:hAnsi="Times New Roman"/>
          <w:i w:val="1"/>
          <w:color w:val="3c4043"/>
          <w:sz w:val="21"/>
          <w:szCs w:val="21"/>
          <w:rtl w:val="0"/>
        </w:rPr>
        <w:t xml:space="preserve">, hue=</w:t>
      </w:r>
      <w:r w:rsidDel="00000000" w:rsidR="00000000" w:rsidRPr="00000000">
        <w:rPr>
          <w:rFonts w:ascii="Times New Roman" w:cs="Times New Roman" w:eastAsia="Times New Roman" w:hAnsi="Times New Roman"/>
          <w:i w:val="1"/>
          <w:color w:val="a31515"/>
          <w:sz w:val="21"/>
          <w:szCs w:val="21"/>
          <w:rtl w:val="0"/>
        </w:rPr>
        <w:t xml:space="preserve">"sex"</w:t>
      </w:r>
      <w:r w:rsidDel="00000000" w:rsidR="00000000" w:rsidRPr="00000000">
        <w:rPr>
          <w:rFonts w:ascii="Times New Roman" w:cs="Times New Roman" w:eastAsia="Times New Roman" w:hAnsi="Times New Roman"/>
          <w:i w:val="1"/>
          <w:color w:val="3c4043"/>
          <w:sz w:val="21"/>
          <w:szCs w:val="21"/>
          <w:rtl w:val="0"/>
        </w:rPr>
        <w:t xml:space="preserve">)</w:t>
      </w:r>
    </w:p>
    <w:p w:rsidR="00000000" w:rsidDel="00000000" w:rsidP="00000000" w:rsidRDefault="00000000" w:rsidRPr="00000000" w14:paraId="00000099">
      <w:pPr>
        <w:shd w:fill="f7f7f7"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Times New Roman" w:cs="Times New Roman" w:eastAsia="Times New Roman" w:hAnsi="Times New Roman"/>
          <w:i w:val="1"/>
          <w:color w:val="3c4043"/>
          <w:sz w:val="21"/>
          <w:szCs w:val="21"/>
        </w:rPr>
      </w:pPr>
      <w:r w:rsidDel="00000000" w:rsidR="00000000" w:rsidRPr="00000000">
        <w:rPr>
          <w:rFonts w:ascii="Times New Roman" w:cs="Times New Roman" w:eastAsia="Times New Roman" w:hAnsi="Times New Roman"/>
          <w:i w:val="1"/>
          <w:color w:val="3c4043"/>
          <w:sz w:val="21"/>
          <w:szCs w:val="21"/>
          <w:rtl w:val="0"/>
        </w:rPr>
        <w:t xml:space="preserve">plt.title(</w:t>
      </w:r>
      <w:r w:rsidDel="00000000" w:rsidR="00000000" w:rsidRPr="00000000">
        <w:rPr>
          <w:rFonts w:ascii="Times New Roman" w:cs="Times New Roman" w:eastAsia="Times New Roman" w:hAnsi="Times New Roman"/>
          <w:i w:val="1"/>
          <w:color w:val="a31515"/>
          <w:sz w:val="21"/>
          <w:szCs w:val="21"/>
          <w:rtl w:val="0"/>
        </w:rPr>
        <w:t xml:space="preserve">"Chest Pain by Sex"</w:t>
      </w:r>
      <w:r w:rsidDel="00000000" w:rsidR="00000000" w:rsidRPr="00000000">
        <w:rPr>
          <w:rFonts w:ascii="Times New Roman" w:cs="Times New Roman" w:eastAsia="Times New Roman" w:hAnsi="Times New Roman"/>
          <w:i w:val="1"/>
          <w:color w:val="3c4043"/>
          <w:sz w:val="21"/>
          <w:szCs w:val="21"/>
          <w:rtl w:val="0"/>
        </w:rPr>
        <w:t xml:space="preserve">)</w:t>
      </w:r>
    </w:p>
    <w:p w:rsidR="00000000" w:rsidDel="00000000" w:rsidP="00000000" w:rsidRDefault="00000000" w:rsidRPr="00000000" w14:paraId="0000009A">
      <w:pPr>
        <w:shd w:fill="f7f7f7"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Times New Roman" w:cs="Times New Roman" w:eastAsia="Times New Roman" w:hAnsi="Times New Roman"/>
          <w:i w:val="1"/>
          <w:color w:val="3c4043"/>
          <w:sz w:val="21"/>
          <w:szCs w:val="21"/>
        </w:rPr>
      </w:pPr>
      <w:r w:rsidDel="00000000" w:rsidR="00000000" w:rsidRPr="00000000">
        <w:rPr>
          <w:rFonts w:ascii="Times New Roman" w:cs="Times New Roman" w:eastAsia="Times New Roman" w:hAnsi="Times New Roman"/>
          <w:i w:val="1"/>
          <w:color w:val="3c4043"/>
          <w:sz w:val="21"/>
          <w:szCs w:val="21"/>
          <w:rtl w:val="0"/>
        </w:rPr>
        <w:t xml:space="preserve">plt.xlabel(</w:t>
      </w:r>
      <w:r w:rsidDel="00000000" w:rsidR="00000000" w:rsidRPr="00000000">
        <w:rPr>
          <w:rFonts w:ascii="Times New Roman" w:cs="Times New Roman" w:eastAsia="Times New Roman" w:hAnsi="Times New Roman"/>
          <w:i w:val="1"/>
          <w:color w:val="a31515"/>
          <w:sz w:val="21"/>
          <w:szCs w:val="21"/>
          <w:rtl w:val="0"/>
        </w:rPr>
        <w:t xml:space="preserve">"Chest Pain"</w:t>
      </w:r>
      <w:r w:rsidDel="00000000" w:rsidR="00000000" w:rsidRPr="00000000">
        <w:rPr>
          <w:rFonts w:ascii="Times New Roman" w:cs="Times New Roman" w:eastAsia="Times New Roman" w:hAnsi="Times New Roman"/>
          <w:i w:val="1"/>
          <w:color w:val="3c4043"/>
          <w:sz w:val="21"/>
          <w:szCs w:val="21"/>
          <w:rtl w:val="0"/>
        </w:rPr>
        <w:t xml:space="preserve">)</w:t>
      </w:r>
    </w:p>
    <w:p w:rsidR="00000000" w:rsidDel="00000000" w:rsidP="00000000" w:rsidRDefault="00000000" w:rsidRPr="00000000" w14:paraId="0000009B">
      <w:pPr>
        <w:shd w:fill="f7f7f7"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Times New Roman" w:cs="Times New Roman" w:eastAsia="Times New Roman" w:hAnsi="Times New Roman"/>
          <w:i w:val="1"/>
          <w:color w:val="3c4043"/>
          <w:sz w:val="21"/>
          <w:szCs w:val="21"/>
        </w:rPr>
      </w:pPr>
      <w:r w:rsidDel="00000000" w:rsidR="00000000" w:rsidRPr="00000000">
        <w:rPr>
          <w:rFonts w:ascii="Times New Roman" w:cs="Times New Roman" w:eastAsia="Times New Roman" w:hAnsi="Times New Roman"/>
          <w:i w:val="1"/>
          <w:color w:val="3c4043"/>
          <w:sz w:val="21"/>
          <w:szCs w:val="21"/>
          <w:rtl w:val="0"/>
        </w:rPr>
        <w:t xml:space="preserve">plt.ylabel(</w:t>
      </w:r>
      <w:r w:rsidDel="00000000" w:rsidR="00000000" w:rsidRPr="00000000">
        <w:rPr>
          <w:rFonts w:ascii="Times New Roman" w:cs="Times New Roman" w:eastAsia="Times New Roman" w:hAnsi="Times New Roman"/>
          <w:i w:val="1"/>
          <w:color w:val="a31515"/>
          <w:sz w:val="21"/>
          <w:szCs w:val="21"/>
          <w:rtl w:val="0"/>
        </w:rPr>
        <w:t xml:space="preserve">"Count"</w:t>
      </w:r>
      <w:r w:rsidDel="00000000" w:rsidR="00000000" w:rsidRPr="00000000">
        <w:rPr>
          <w:rFonts w:ascii="Times New Roman" w:cs="Times New Roman" w:eastAsia="Times New Roman" w:hAnsi="Times New Roman"/>
          <w:i w:val="1"/>
          <w:color w:val="3c4043"/>
          <w:sz w:val="21"/>
          <w:szCs w:val="21"/>
          <w:rtl w:val="0"/>
        </w:rPr>
        <w:t xml:space="preserve">)</w:t>
      </w:r>
    </w:p>
    <w:p w:rsidR="00000000" w:rsidDel="00000000" w:rsidP="00000000" w:rsidRDefault="00000000" w:rsidRPr="00000000" w14:paraId="0000009C">
      <w:pPr>
        <w:shd w:fill="f7f7f7"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Times New Roman" w:cs="Times New Roman" w:eastAsia="Times New Roman" w:hAnsi="Times New Roman"/>
          <w:i w:val="1"/>
          <w:color w:val="3c4043"/>
          <w:sz w:val="21"/>
          <w:szCs w:val="21"/>
        </w:rPr>
      </w:pPr>
      <w:r w:rsidDel="00000000" w:rsidR="00000000" w:rsidRPr="00000000">
        <w:rPr>
          <w:rFonts w:ascii="Times New Roman" w:cs="Times New Roman" w:eastAsia="Times New Roman" w:hAnsi="Times New Roman"/>
          <w:i w:val="1"/>
          <w:color w:val="3c4043"/>
          <w:sz w:val="21"/>
          <w:szCs w:val="21"/>
          <w:rtl w:val="0"/>
        </w:rPr>
        <w:t xml:space="preserve">plt.show()</w:t>
      </w:r>
    </w:p>
    <w:p w:rsidR="00000000" w:rsidDel="00000000" w:rsidP="00000000" w:rsidRDefault="00000000" w:rsidRPr="00000000" w14:paraId="0000009D">
      <w:pPr>
        <w:shd w:fill="f7f7f7"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Times New Roman" w:cs="Times New Roman" w:eastAsia="Times New Roman" w:hAnsi="Times New Roman"/>
          <w:i w:val="1"/>
          <w:color w:val="3c4043"/>
          <w:sz w:val="21"/>
          <w:szCs w:val="21"/>
        </w:rPr>
      </w:pPr>
      <w:r w:rsidDel="00000000" w:rsidR="00000000" w:rsidRPr="00000000">
        <w:rPr>
          <w:rtl w:val="0"/>
        </w:rPr>
      </w:r>
    </w:p>
    <w:p w:rsidR="00000000" w:rsidDel="00000000" w:rsidP="00000000" w:rsidRDefault="00000000" w:rsidRPr="00000000" w14:paraId="0000009E">
      <w:pPr>
        <w:shd w:fill="f7f7f7"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Times New Roman" w:cs="Times New Roman" w:eastAsia="Times New Roman" w:hAnsi="Times New Roman"/>
          <w:i w:val="1"/>
          <w:color w:val="008000"/>
          <w:sz w:val="21"/>
          <w:szCs w:val="21"/>
        </w:rPr>
      </w:pPr>
      <w:r w:rsidDel="00000000" w:rsidR="00000000" w:rsidRPr="00000000">
        <w:rPr>
          <w:rFonts w:ascii="Times New Roman" w:cs="Times New Roman" w:eastAsia="Times New Roman" w:hAnsi="Times New Roman"/>
          <w:i w:val="1"/>
          <w:color w:val="008000"/>
          <w:sz w:val="21"/>
          <w:szCs w:val="21"/>
          <w:rtl w:val="0"/>
        </w:rPr>
        <w:t xml:space="preserve"># Displaying the DataFrame</w:t>
      </w:r>
    </w:p>
    <w:p w:rsidR="00000000" w:rsidDel="00000000" w:rsidP="00000000" w:rsidRDefault="00000000" w:rsidRPr="00000000" w14:paraId="0000009F">
      <w:pPr>
        <w:shd w:fill="f7f7f7"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Times New Roman" w:cs="Times New Roman" w:eastAsia="Times New Roman" w:hAnsi="Times New Roman"/>
          <w:i w:val="1"/>
          <w:color w:val="3c4043"/>
          <w:sz w:val="21"/>
          <w:szCs w:val="21"/>
        </w:rPr>
      </w:pPr>
      <w:r w:rsidDel="00000000" w:rsidR="00000000" w:rsidRPr="00000000">
        <w:rPr>
          <w:rFonts w:ascii="Times New Roman" w:cs="Times New Roman" w:eastAsia="Times New Roman" w:hAnsi="Times New Roman"/>
          <w:i w:val="1"/>
          <w:color w:val="3c4043"/>
          <w:sz w:val="21"/>
          <w:szCs w:val="21"/>
          <w:rtl w:val="0"/>
        </w:rPr>
        <w:t xml:space="preserve">gender_data</w:t>
      </w:r>
    </w:p>
    <w:p w:rsidR="00000000" w:rsidDel="00000000" w:rsidP="00000000" w:rsidRDefault="00000000" w:rsidRPr="00000000" w14:paraId="000000A0">
      <w:pPr>
        <w:shd w:fill="f7f7f7"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Times New Roman" w:cs="Times New Roman" w:eastAsia="Times New Roman" w:hAnsi="Times New Roman"/>
          <w:i w:val="1"/>
          <w:color w:val="3c4043"/>
          <w:sz w:val="21"/>
          <w:szCs w:val="21"/>
        </w:rPr>
      </w:pPr>
      <w:r w:rsidDel="00000000" w:rsidR="00000000" w:rsidRPr="00000000">
        <w:rPr>
          <w:rtl w:val="0"/>
        </w:rPr>
      </w:r>
    </w:p>
    <w:bookmarkStart w:colFirst="0" w:colLast="0" w:name="2s8eyo1" w:id="5"/>
    <w:bookmarkEnd w:id="5"/>
    <w:bookmarkStart w:colFirst="0" w:colLast="0" w:name="3dy6vkm" w:id="6"/>
    <w:bookmarkEnd w:id="6"/>
    <w:bookmarkStart w:colFirst="0" w:colLast="0" w:name="26in1rg" w:id="7"/>
    <w:bookmarkEnd w:id="7"/>
    <w:bookmarkStart w:colFirst="0" w:colLast="0" w:name="17dp8vu" w:id="8"/>
    <w:bookmarkEnd w:id="8"/>
    <w:bookmarkStart w:colFirst="0" w:colLast="0" w:name="3rdcrjn" w:id="9"/>
    <w:bookmarkEnd w:id="9"/>
    <w:bookmarkStart w:colFirst="0" w:colLast="0" w:name="35nkun2" w:id="10"/>
    <w:bookmarkEnd w:id="10"/>
    <w:bookmarkStart w:colFirst="0" w:colLast="0" w:name="lnxbz9" w:id="11"/>
    <w:bookmarkEnd w:id="11"/>
    <w:bookmarkStart w:colFirst="0" w:colLast="0" w:name="tyjcwt" w:id="12"/>
    <w:bookmarkEnd w:id="12"/>
    <w:bookmarkStart w:colFirst="0" w:colLast="0" w:name="4d34og8" w:id="13"/>
    <w:bookmarkEnd w:id="13"/>
    <w:bookmarkStart w:colFirst="0" w:colLast="0" w:name="1t3h5sf" w:id="14"/>
    <w:bookmarkEnd w:id="14"/>
    <w:p w:rsidR="00000000" w:rsidDel="00000000" w:rsidP="00000000" w:rsidRDefault="00000000" w:rsidRPr="00000000" w14:paraId="000000A1">
      <w:pPr>
        <w:shd w:fill="f7f7f7"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Times New Roman" w:cs="Times New Roman" w:eastAsia="Times New Roman" w:hAnsi="Times New Roman"/>
          <w:i w:val="1"/>
          <w:color w:val="3c4043"/>
          <w:sz w:val="21"/>
          <w:szCs w:val="21"/>
        </w:rPr>
      </w:pPr>
      <w:r w:rsidDel="00000000" w:rsidR="00000000" w:rsidRPr="00000000">
        <w:rPr>
          <w:rtl w:val="0"/>
        </w:rPr>
      </w:r>
    </w:p>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Pr>
        <w:drawing>
          <wp:inline distB="114300" distT="114300" distL="114300" distR="114300">
            <wp:extent cx="6296025" cy="7414523"/>
            <wp:effectExtent b="0" l="0" r="0" t="0"/>
            <wp:docPr id="9" name="image9.png"/>
            <a:graphic>
              <a:graphicData uri="http://schemas.openxmlformats.org/drawingml/2006/picture">
                <pic:pic>
                  <pic:nvPicPr>
                    <pic:cNvPr id="0" name="image9.png"/>
                    <pic:cNvPicPr preferRelativeResize="0"/>
                  </pic:nvPicPr>
                  <pic:blipFill>
                    <a:blip r:embed="rId23"/>
                    <a:srcRect b="0" l="0" r="0" t="0"/>
                    <a:stretch>
                      <a:fillRect/>
                    </a:stretch>
                  </pic:blipFill>
                  <pic:spPr>
                    <a:xfrm>
                      <a:off x="0" y="0"/>
                      <a:ext cx="6296025" cy="7414523"/>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shd w:fill="f7f7f7"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Times New Roman" w:cs="Times New Roman" w:eastAsia="Times New Roman" w:hAnsi="Times New Roman"/>
          <w:i w:val="1"/>
          <w:color w:val="3c4043"/>
          <w:sz w:val="21"/>
          <w:szCs w:val="21"/>
        </w:rPr>
      </w:pPr>
      <w:r w:rsidDel="00000000" w:rsidR="00000000" w:rsidRPr="00000000">
        <w:rPr>
          <w:rFonts w:ascii="Times New Roman" w:cs="Times New Roman" w:eastAsia="Times New Roman" w:hAnsi="Times New Roman"/>
          <w:sz w:val="21"/>
          <w:szCs w:val="21"/>
          <w:rtl w:val="0"/>
        </w:rPr>
        <w:t xml:space="preserve">px.scatter(df, x=</w:t>
      </w:r>
      <w:r w:rsidDel="00000000" w:rsidR="00000000" w:rsidRPr="00000000">
        <w:rPr>
          <w:rFonts w:ascii="Times New Roman" w:cs="Times New Roman" w:eastAsia="Times New Roman" w:hAnsi="Times New Roman"/>
          <w:color w:val="a31515"/>
          <w:sz w:val="21"/>
          <w:szCs w:val="21"/>
          <w:rtl w:val="0"/>
        </w:rPr>
        <w:t xml:space="preserve">'age'</w:t>
      </w:r>
      <w:r w:rsidDel="00000000" w:rsidR="00000000" w:rsidRPr="00000000">
        <w:rPr>
          <w:rFonts w:ascii="Times New Roman" w:cs="Times New Roman" w:eastAsia="Times New Roman" w:hAnsi="Times New Roman"/>
          <w:sz w:val="21"/>
          <w:szCs w:val="21"/>
          <w:rtl w:val="0"/>
        </w:rPr>
        <w:t xml:space="preserve">, y=</w:t>
      </w:r>
      <w:r w:rsidDel="00000000" w:rsidR="00000000" w:rsidRPr="00000000">
        <w:rPr>
          <w:rFonts w:ascii="Times New Roman" w:cs="Times New Roman" w:eastAsia="Times New Roman" w:hAnsi="Times New Roman"/>
          <w:color w:val="a31515"/>
          <w:sz w:val="21"/>
          <w:szCs w:val="21"/>
          <w:rtl w:val="0"/>
        </w:rPr>
        <w:t xml:space="preserve">'thalach'</w:t>
      </w:r>
      <w:r w:rsidDel="00000000" w:rsidR="00000000" w:rsidRPr="00000000">
        <w:rPr>
          <w:rFonts w:ascii="Times New Roman" w:cs="Times New Roman" w:eastAsia="Times New Roman" w:hAnsi="Times New Roman"/>
          <w:sz w:val="21"/>
          <w:szCs w:val="21"/>
          <w:rtl w:val="0"/>
        </w:rPr>
        <w:t xml:space="preserve">, title=</w:t>
      </w:r>
      <w:r w:rsidDel="00000000" w:rsidR="00000000" w:rsidRPr="00000000">
        <w:rPr>
          <w:rFonts w:ascii="Times New Roman" w:cs="Times New Roman" w:eastAsia="Times New Roman" w:hAnsi="Times New Roman"/>
          <w:color w:val="a31515"/>
          <w:sz w:val="21"/>
          <w:szCs w:val="21"/>
          <w:rtl w:val="0"/>
        </w:rPr>
        <w:t xml:space="preserve">'Age vs Maximum Heart Rate Achieved'</w:t>
      </w:r>
      <w:r w:rsidDel="00000000" w:rsidR="00000000" w:rsidRPr="00000000">
        <w:rPr>
          <w:rFonts w:ascii="Times New Roman" w:cs="Times New Roman" w:eastAsia="Times New Roman" w:hAnsi="Times New Roman"/>
          <w:sz w:val="21"/>
          <w:szCs w:val="21"/>
          <w:rtl w:val="0"/>
        </w:rPr>
        <w:t xml:space="preserve">,labels={</w:t>
      </w:r>
      <w:r w:rsidDel="00000000" w:rsidR="00000000" w:rsidRPr="00000000">
        <w:rPr>
          <w:rFonts w:ascii="Times New Roman" w:cs="Times New Roman" w:eastAsia="Times New Roman" w:hAnsi="Times New Roman"/>
          <w:color w:val="a31515"/>
          <w:sz w:val="21"/>
          <w:szCs w:val="21"/>
          <w:rtl w:val="0"/>
        </w:rPr>
        <w:t xml:space="preserve">'age'</w:t>
      </w:r>
      <w:r w:rsidDel="00000000" w:rsidR="00000000" w:rsidRPr="00000000">
        <w:rPr>
          <w:rFonts w:ascii="Times New Roman" w:cs="Times New Roman" w:eastAsia="Times New Roman" w:hAnsi="Times New Roman"/>
          <w:sz w:val="21"/>
          <w:szCs w:val="21"/>
          <w:rtl w:val="0"/>
        </w:rPr>
        <w:t xml:space="preserve">: </w:t>
      </w:r>
      <w:r w:rsidDel="00000000" w:rsidR="00000000" w:rsidRPr="00000000">
        <w:rPr>
          <w:rFonts w:ascii="Times New Roman" w:cs="Times New Roman" w:eastAsia="Times New Roman" w:hAnsi="Times New Roman"/>
          <w:color w:val="a31515"/>
          <w:sz w:val="21"/>
          <w:szCs w:val="21"/>
          <w:rtl w:val="0"/>
        </w:rPr>
        <w:t xml:space="preserve">'Age'</w:t>
      </w:r>
      <w:r w:rsidDel="00000000" w:rsidR="00000000" w:rsidRPr="00000000">
        <w:rPr>
          <w:rFonts w:ascii="Times New Roman" w:cs="Times New Roman" w:eastAsia="Times New Roman" w:hAnsi="Times New Roman"/>
          <w:sz w:val="21"/>
          <w:szCs w:val="21"/>
          <w:rtl w:val="0"/>
        </w:rPr>
        <w:t xml:space="preserve">, </w:t>
      </w:r>
      <w:r w:rsidDel="00000000" w:rsidR="00000000" w:rsidRPr="00000000">
        <w:rPr>
          <w:rFonts w:ascii="Times New Roman" w:cs="Times New Roman" w:eastAsia="Times New Roman" w:hAnsi="Times New Roman"/>
          <w:color w:val="a31515"/>
          <w:sz w:val="21"/>
          <w:szCs w:val="21"/>
          <w:rtl w:val="0"/>
        </w:rPr>
        <w:t xml:space="preserve">'thalach'</w:t>
      </w:r>
      <w:r w:rsidDel="00000000" w:rsidR="00000000" w:rsidRPr="00000000">
        <w:rPr>
          <w:rFonts w:ascii="Times New Roman" w:cs="Times New Roman" w:eastAsia="Times New Roman" w:hAnsi="Times New Roman"/>
          <w:sz w:val="21"/>
          <w:szCs w:val="21"/>
          <w:rtl w:val="0"/>
        </w:rPr>
        <w:t xml:space="preserve">: </w:t>
      </w:r>
      <w:r w:rsidDel="00000000" w:rsidR="00000000" w:rsidRPr="00000000">
        <w:rPr>
          <w:rFonts w:ascii="Times New Roman" w:cs="Times New Roman" w:eastAsia="Times New Roman" w:hAnsi="Times New Roman"/>
          <w:color w:val="a31515"/>
          <w:sz w:val="21"/>
          <w:szCs w:val="21"/>
          <w:rtl w:val="0"/>
        </w:rPr>
        <w:t xml:space="preserve">'Max Heart Rate'</w:t>
      </w:r>
      <w:r w:rsidDel="00000000" w:rsidR="00000000" w:rsidRPr="00000000">
        <w:rPr>
          <w:rFonts w:ascii="Times New Roman" w:cs="Times New Roman" w:eastAsia="Times New Roman" w:hAnsi="Times New Roman"/>
          <w:sz w:val="21"/>
          <w:szCs w:val="21"/>
          <w:rtl w:val="0"/>
        </w:rPr>
        <w:t xml:space="preserve">})</w:t>
      </w:r>
      <w:bookmarkStart w:colFirst="0" w:colLast="0" w:name="2jxsxqh" w:id="15"/>
      <w:bookmarkEnd w:id="15"/>
      <w:bookmarkStart w:colFirst="0" w:colLast="0" w:name="z337ya" w:id="16"/>
      <w:bookmarkEnd w:id="16"/>
      <w:bookmarkStart w:colFirst="0" w:colLast="0" w:name="1ksv4uv" w:id="17"/>
      <w:bookmarkEnd w:id="17"/>
      <w:bookmarkStart w:colFirst="0" w:colLast="0" w:name="1y810tw" w:id="18"/>
      <w:bookmarkEnd w:id="18"/>
      <w:bookmarkStart w:colFirst="0" w:colLast="0" w:name="2xcytpi" w:id="19"/>
      <w:bookmarkEnd w:id="19"/>
      <w:bookmarkStart w:colFirst="0" w:colLast="0" w:name="3j2qqm3" w:id="20"/>
      <w:bookmarkEnd w:id="20"/>
      <w:bookmarkStart w:colFirst="0" w:colLast="0" w:name="1ci93xb" w:id="21"/>
      <w:bookmarkEnd w:id="21"/>
      <w:bookmarkStart w:colFirst="0" w:colLast="0" w:name="44sinio" w:id="22"/>
      <w:bookmarkEnd w:id="22"/>
      <w:bookmarkStart w:colFirst="0" w:colLast="0" w:name="4i7ojhp" w:id="23"/>
      <w:bookmarkEnd w:id="23"/>
      <w:bookmarkStart w:colFirst="0" w:colLast="0" w:name="3whwml4" w:id="24"/>
      <w:bookmarkEnd w:id="24"/>
      <w:r w:rsidDel="00000000" w:rsidR="00000000" w:rsidRPr="00000000">
        <w:rPr>
          <w:rtl w:val="0"/>
        </w:rPr>
      </w:r>
    </w:p>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Pr>
        <w:drawing>
          <wp:inline distB="0" distT="0" distL="0" distR="0">
            <wp:extent cx="3907940" cy="2358937"/>
            <wp:effectExtent b="0" l="0" r="0" t="0"/>
            <wp:docPr id="27" name="image26.png"/>
            <a:graphic>
              <a:graphicData uri="http://schemas.openxmlformats.org/drawingml/2006/picture">
                <pic:pic>
                  <pic:nvPicPr>
                    <pic:cNvPr id="0" name="image26.png"/>
                    <pic:cNvPicPr preferRelativeResize="0"/>
                  </pic:nvPicPr>
                  <pic:blipFill>
                    <a:blip r:embed="rId24"/>
                    <a:srcRect b="2644" l="0" r="0" t="2644"/>
                    <a:stretch>
                      <a:fillRect/>
                    </a:stretch>
                  </pic:blipFill>
                  <pic:spPr>
                    <a:xfrm>
                      <a:off x="0" y="0"/>
                      <a:ext cx="3907940" cy="2358937"/>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shd w:fill="f7f7f7"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Times New Roman" w:cs="Times New Roman" w:eastAsia="Times New Roman" w:hAnsi="Times New Roman"/>
          <w:i w:val="1"/>
          <w:color w:val="3c4043"/>
          <w:sz w:val="21"/>
          <w:szCs w:val="21"/>
        </w:rPr>
      </w:pPr>
      <w:r w:rsidDel="00000000" w:rsidR="00000000" w:rsidRPr="00000000">
        <w:rPr>
          <w:rFonts w:ascii="Times New Roman" w:cs="Times New Roman" w:eastAsia="Times New Roman" w:hAnsi="Times New Roman"/>
          <w:color w:val="3c4043"/>
          <w:sz w:val="21"/>
          <w:szCs w:val="21"/>
          <w:rtl w:val="0"/>
        </w:rPr>
        <w:t xml:space="preserve">px.scatter(df, x=</w:t>
      </w:r>
      <w:r w:rsidDel="00000000" w:rsidR="00000000" w:rsidRPr="00000000">
        <w:rPr>
          <w:rFonts w:ascii="Times New Roman" w:cs="Times New Roman" w:eastAsia="Times New Roman" w:hAnsi="Times New Roman"/>
          <w:color w:val="a31515"/>
          <w:sz w:val="21"/>
          <w:szCs w:val="21"/>
          <w:rtl w:val="0"/>
        </w:rPr>
        <w:t xml:space="preserve">'trestbps'</w:t>
      </w:r>
      <w:r w:rsidDel="00000000" w:rsidR="00000000" w:rsidRPr="00000000">
        <w:rPr>
          <w:rFonts w:ascii="Times New Roman" w:cs="Times New Roman" w:eastAsia="Times New Roman" w:hAnsi="Times New Roman"/>
          <w:color w:val="3c4043"/>
          <w:sz w:val="21"/>
          <w:szCs w:val="21"/>
          <w:rtl w:val="0"/>
        </w:rPr>
        <w:t xml:space="preserve">, y=</w:t>
      </w:r>
      <w:r w:rsidDel="00000000" w:rsidR="00000000" w:rsidRPr="00000000">
        <w:rPr>
          <w:rFonts w:ascii="Times New Roman" w:cs="Times New Roman" w:eastAsia="Times New Roman" w:hAnsi="Times New Roman"/>
          <w:color w:val="a31515"/>
          <w:sz w:val="21"/>
          <w:szCs w:val="21"/>
          <w:rtl w:val="0"/>
        </w:rPr>
        <w:t xml:space="preserve">'chol'</w:t>
      </w:r>
      <w:r w:rsidDel="00000000" w:rsidR="00000000" w:rsidRPr="00000000">
        <w:rPr>
          <w:rFonts w:ascii="Times New Roman" w:cs="Times New Roman" w:eastAsia="Times New Roman" w:hAnsi="Times New Roman"/>
          <w:color w:val="3c4043"/>
          <w:sz w:val="21"/>
          <w:szCs w:val="21"/>
          <w:rtl w:val="0"/>
        </w:rPr>
        <w:t xml:space="preserve">, title=</w:t>
      </w:r>
      <w:r w:rsidDel="00000000" w:rsidR="00000000" w:rsidRPr="00000000">
        <w:rPr>
          <w:rFonts w:ascii="Times New Roman" w:cs="Times New Roman" w:eastAsia="Times New Roman" w:hAnsi="Times New Roman"/>
          <w:color w:val="a31515"/>
          <w:sz w:val="21"/>
          <w:szCs w:val="21"/>
          <w:rtl w:val="0"/>
        </w:rPr>
        <w:t xml:space="preserve">'Resting Blood Pressure vs Cholesterol Level'</w:t>
      </w:r>
      <w:r w:rsidDel="00000000" w:rsidR="00000000" w:rsidRPr="00000000">
        <w:rPr>
          <w:rFonts w:ascii="Times New Roman" w:cs="Times New Roman" w:eastAsia="Times New Roman" w:hAnsi="Times New Roman"/>
          <w:color w:val="3c4043"/>
          <w:sz w:val="21"/>
          <w:szCs w:val="21"/>
          <w:rtl w:val="0"/>
        </w:rPr>
        <w:t xml:space="preserve">,labels={</w:t>
      </w:r>
      <w:r w:rsidDel="00000000" w:rsidR="00000000" w:rsidRPr="00000000">
        <w:rPr>
          <w:rFonts w:ascii="Times New Roman" w:cs="Times New Roman" w:eastAsia="Times New Roman" w:hAnsi="Times New Roman"/>
          <w:color w:val="a31515"/>
          <w:sz w:val="21"/>
          <w:szCs w:val="21"/>
          <w:rtl w:val="0"/>
        </w:rPr>
        <w:t xml:space="preserve">'trestbps'</w:t>
      </w:r>
      <w:r w:rsidDel="00000000" w:rsidR="00000000" w:rsidRPr="00000000">
        <w:rPr>
          <w:rFonts w:ascii="Times New Roman" w:cs="Times New Roman" w:eastAsia="Times New Roman" w:hAnsi="Times New Roman"/>
          <w:color w:val="3c4043"/>
          <w:sz w:val="21"/>
          <w:szCs w:val="21"/>
          <w:rtl w:val="0"/>
        </w:rPr>
        <w:t xml:space="preserve">: </w:t>
      </w:r>
      <w:r w:rsidDel="00000000" w:rsidR="00000000" w:rsidRPr="00000000">
        <w:rPr>
          <w:rFonts w:ascii="Times New Roman" w:cs="Times New Roman" w:eastAsia="Times New Roman" w:hAnsi="Times New Roman"/>
          <w:color w:val="a31515"/>
          <w:sz w:val="21"/>
          <w:szCs w:val="21"/>
          <w:rtl w:val="0"/>
        </w:rPr>
        <w:t xml:space="preserve">'Resting Blood Pressure'</w:t>
      </w:r>
      <w:r w:rsidDel="00000000" w:rsidR="00000000" w:rsidRPr="00000000">
        <w:rPr>
          <w:rFonts w:ascii="Times New Roman" w:cs="Times New Roman" w:eastAsia="Times New Roman" w:hAnsi="Times New Roman"/>
          <w:color w:val="3c4043"/>
          <w:sz w:val="21"/>
          <w:szCs w:val="21"/>
          <w:rtl w:val="0"/>
        </w:rPr>
        <w:t xml:space="preserve">, </w:t>
      </w:r>
      <w:r w:rsidDel="00000000" w:rsidR="00000000" w:rsidRPr="00000000">
        <w:rPr>
          <w:rFonts w:ascii="Times New Roman" w:cs="Times New Roman" w:eastAsia="Times New Roman" w:hAnsi="Times New Roman"/>
          <w:color w:val="a31515"/>
          <w:sz w:val="21"/>
          <w:szCs w:val="21"/>
          <w:rtl w:val="0"/>
        </w:rPr>
        <w:t xml:space="preserve">'chol'</w:t>
      </w:r>
      <w:r w:rsidDel="00000000" w:rsidR="00000000" w:rsidRPr="00000000">
        <w:rPr>
          <w:rFonts w:ascii="Times New Roman" w:cs="Times New Roman" w:eastAsia="Times New Roman" w:hAnsi="Times New Roman"/>
          <w:color w:val="3c4043"/>
          <w:sz w:val="21"/>
          <w:szCs w:val="21"/>
          <w:rtl w:val="0"/>
        </w:rPr>
        <w:t xml:space="preserve">: </w:t>
      </w:r>
      <w:r w:rsidDel="00000000" w:rsidR="00000000" w:rsidRPr="00000000">
        <w:rPr>
          <w:rFonts w:ascii="Times New Roman" w:cs="Times New Roman" w:eastAsia="Times New Roman" w:hAnsi="Times New Roman"/>
          <w:color w:val="a31515"/>
          <w:sz w:val="21"/>
          <w:szCs w:val="21"/>
          <w:rtl w:val="0"/>
        </w:rPr>
        <w:t xml:space="preserve">'Cholesterol Level'</w:t>
      </w:r>
      <w:r w:rsidDel="00000000" w:rsidR="00000000" w:rsidRPr="00000000">
        <w:rPr>
          <w:rFonts w:ascii="Times New Roman" w:cs="Times New Roman" w:eastAsia="Times New Roman" w:hAnsi="Times New Roman"/>
          <w:color w:val="3c4043"/>
          <w:sz w:val="21"/>
          <w:szCs w:val="21"/>
          <w:rtl w:val="0"/>
        </w:rPr>
        <w:t xml:space="preserve">})</w:t>
      </w:r>
      <w:r w:rsidDel="00000000" w:rsidR="00000000" w:rsidRPr="00000000">
        <w:rPr>
          <w:rtl w:val="0"/>
        </w:rPr>
      </w:r>
    </w:p>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f1f3f4"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i w:val="0"/>
          <w:smallCaps w:val="0"/>
          <w:strike w:val="0"/>
          <w:color w:val="3c4043"/>
          <w:sz w:val="21"/>
          <w:szCs w:val="21"/>
          <w:u w:val="none"/>
          <w:shd w:fill="auto" w:val="clear"/>
          <w:vertAlign w:val="baseline"/>
        </w:rPr>
      </w:pPr>
      <w:r w:rsidDel="00000000" w:rsidR="00000000" w:rsidRPr="00000000">
        <w:rPr>
          <w:rtl w:val="0"/>
        </w:rPr>
      </w:r>
    </w:p>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Pr>
        <w:drawing>
          <wp:inline distB="114300" distT="114300" distL="114300" distR="114300">
            <wp:extent cx="6645600" cy="4178300"/>
            <wp:effectExtent b="0" l="0" r="0" t="0"/>
            <wp:docPr id="10" name="image14.png"/>
            <a:graphic>
              <a:graphicData uri="http://schemas.openxmlformats.org/drawingml/2006/picture">
                <pic:pic>
                  <pic:nvPicPr>
                    <pic:cNvPr id="0" name="image14.png"/>
                    <pic:cNvPicPr preferRelativeResize="0"/>
                  </pic:nvPicPr>
                  <pic:blipFill>
                    <a:blip r:embed="rId25"/>
                    <a:srcRect b="0" l="0" r="0" t="0"/>
                    <a:stretch>
                      <a:fillRect/>
                    </a:stretch>
                  </pic:blipFill>
                  <pic:spPr>
                    <a:xfrm>
                      <a:off x="0" y="0"/>
                      <a:ext cx="6645600" cy="4178300"/>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B">
      <w:pPr>
        <w:pStyle w:val="Heading3"/>
        <w:spacing w:after="120" w:before="0" w:lineRule="auto"/>
        <w:rPr>
          <w:b w:val="0"/>
          <w:color w:val="0070c0"/>
          <w:sz w:val="24"/>
          <w:szCs w:val="24"/>
        </w:rPr>
      </w:pPr>
      <w:r w:rsidDel="00000000" w:rsidR="00000000" w:rsidRPr="00000000">
        <w:rPr>
          <w:rtl w:val="0"/>
        </w:rPr>
      </w:r>
    </w:p>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Preprocessing:</w:t>
      </w:r>
    </w:p>
    <w:p w:rsidR="00000000" w:rsidDel="00000000" w:rsidP="00000000" w:rsidRDefault="00000000" w:rsidRPr="00000000" w14:paraId="000000B1">
      <w:pPr>
        <w:shd w:fill="f7f7f7" w:val="clear"/>
        <w:spacing w:after="280" w:before="280" w:line="325.71428571428567" w:lineRule="auto"/>
        <w:rPr>
          <w:rFonts w:ascii="Times New Roman" w:cs="Times New Roman" w:eastAsia="Times New Roman" w:hAnsi="Times New Roman"/>
          <w:color w:val="008000"/>
          <w:sz w:val="21"/>
          <w:szCs w:val="21"/>
        </w:rPr>
      </w:pPr>
      <w:r w:rsidDel="00000000" w:rsidR="00000000" w:rsidRPr="00000000">
        <w:rPr>
          <w:rFonts w:ascii="Times New Roman" w:cs="Times New Roman" w:eastAsia="Times New Roman" w:hAnsi="Times New Roman"/>
          <w:color w:val="008000"/>
          <w:sz w:val="21"/>
          <w:szCs w:val="21"/>
          <w:rtl w:val="0"/>
        </w:rPr>
        <w:t xml:space="preserve"># Create a LabelEncoder object</w:t>
      </w:r>
    </w:p>
    <w:p w:rsidR="00000000" w:rsidDel="00000000" w:rsidP="00000000" w:rsidRDefault="00000000" w:rsidRPr="00000000" w14:paraId="000000B2">
      <w:pPr>
        <w:shd w:fill="f7f7f7" w:val="clear"/>
        <w:spacing w:after="280" w:before="280" w:line="325.71428571428567"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color w:val="af00db"/>
          <w:sz w:val="21"/>
          <w:szCs w:val="21"/>
          <w:rtl w:val="0"/>
        </w:rPr>
        <w:t xml:space="preserve">from</w:t>
      </w:r>
      <w:r w:rsidDel="00000000" w:rsidR="00000000" w:rsidRPr="00000000">
        <w:rPr>
          <w:rFonts w:ascii="Times New Roman" w:cs="Times New Roman" w:eastAsia="Times New Roman" w:hAnsi="Times New Roman"/>
          <w:sz w:val="21"/>
          <w:szCs w:val="21"/>
          <w:rtl w:val="0"/>
        </w:rPr>
        <w:t xml:space="preserve"> sklearn.preprocessing </w:t>
      </w:r>
      <w:r w:rsidDel="00000000" w:rsidR="00000000" w:rsidRPr="00000000">
        <w:rPr>
          <w:rFonts w:ascii="Times New Roman" w:cs="Times New Roman" w:eastAsia="Times New Roman" w:hAnsi="Times New Roman"/>
          <w:color w:val="af00db"/>
          <w:sz w:val="21"/>
          <w:szCs w:val="21"/>
          <w:rtl w:val="0"/>
        </w:rPr>
        <w:t xml:space="preserve">import</w:t>
      </w:r>
      <w:r w:rsidDel="00000000" w:rsidR="00000000" w:rsidRPr="00000000">
        <w:rPr>
          <w:rFonts w:ascii="Times New Roman" w:cs="Times New Roman" w:eastAsia="Times New Roman" w:hAnsi="Times New Roman"/>
          <w:sz w:val="21"/>
          <w:szCs w:val="21"/>
          <w:rtl w:val="0"/>
        </w:rPr>
        <w:t xml:space="preserve"> LabelEncoder</w:t>
      </w:r>
    </w:p>
    <w:p w:rsidR="00000000" w:rsidDel="00000000" w:rsidP="00000000" w:rsidRDefault="00000000" w:rsidRPr="00000000" w14:paraId="000000B3">
      <w:pPr>
        <w:shd w:fill="f7f7f7" w:val="clear"/>
        <w:spacing w:after="280" w:before="280" w:line="325.71428571428567"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le = LabelEncoder()</w:t>
      </w:r>
    </w:p>
    <w:p w:rsidR="00000000" w:rsidDel="00000000" w:rsidP="00000000" w:rsidRDefault="00000000" w:rsidRPr="00000000" w14:paraId="000000B4">
      <w:pPr>
        <w:shd w:fill="f7f7f7" w:val="clear"/>
        <w:spacing w:after="280" w:before="280" w:line="325.71428571428567" w:lineRule="auto"/>
        <w:rPr>
          <w:rFonts w:ascii="Times New Roman" w:cs="Times New Roman" w:eastAsia="Times New Roman" w:hAnsi="Times New Roman"/>
          <w:color w:val="008000"/>
          <w:sz w:val="21"/>
          <w:szCs w:val="21"/>
        </w:rPr>
      </w:pPr>
      <w:r w:rsidDel="00000000" w:rsidR="00000000" w:rsidRPr="00000000">
        <w:rPr>
          <w:rFonts w:ascii="Times New Roman" w:cs="Times New Roman" w:eastAsia="Times New Roman" w:hAnsi="Times New Roman"/>
          <w:color w:val="008000"/>
          <w:sz w:val="21"/>
          <w:szCs w:val="21"/>
          <w:rtl w:val="0"/>
        </w:rPr>
        <w:t xml:space="preserve"># Apply LabelEncoder to each column</w:t>
      </w:r>
    </w:p>
    <w:p w:rsidR="00000000" w:rsidDel="00000000" w:rsidP="00000000" w:rsidRDefault="00000000" w:rsidRPr="00000000" w14:paraId="000000B5">
      <w:pPr>
        <w:shd w:fill="f7f7f7" w:val="clear"/>
        <w:spacing w:after="280" w:before="280" w:line="325.71428571428567"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encoded_df = df.apply(le.fit_transform)</w:t>
      </w:r>
    </w:p>
    <w:p w:rsidR="00000000" w:rsidDel="00000000" w:rsidP="00000000" w:rsidRDefault="00000000" w:rsidRPr="00000000" w14:paraId="000000B6">
      <w:pPr>
        <w:shd w:fill="f7f7f7" w:val="clear"/>
        <w:spacing w:after="280" w:before="280" w:line="325.71428571428567"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encoded_df.head()</w:t>
      </w:r>
    </w:p>
    <w:p w:rsidR="00000000" w:rsidDel="00000000" w:rsidP="00000000" w:rsidRDefault="00000000" w:rsidRPr="00000000" w14:paraId="000000B7">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645600" cy="1854200"/>
            <wp:effectExtent b="0" l="0" r="0" t="0"/>
            <wp:docPr id="2" name="image8.png"/>
            <a:graphic>
              <a:graphicData uri="http://schemas.openxmlformats.org/drawingml/2006/picture">
                <pic:pic>
                  <pic:nvPicPr>
                    <pic:cNvPr id="0" name="image8.png"/>
                    <pic:cNvPicPr preferRelativeResize="0"/>
                  </pic:nvPicPr>
                  <pic:blipFill>
                    <a:blip r:embed="rId26"/>
                    <a:srcRect b="0" l="0" r="0" t="0"/>
                    <a:stretch>
                      <a:fillRect/>
                    </a:stretch>
                  </pic:blipFill>
                  <pic:spPr>
                    <a:xfrm>
                      <a:off x="0" y="0"/>
                      <a:ext cx="6645600" cy="1854200"/>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shd w:fill="f7f7f7"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Times New Roman" w:cs="Times New Roman" w:eastAsia="Times New Roman" w:hAnsi="Times New Roman"/>
          <w:color w:val="3c4043"/>
          <w:sz w:val="21"/>
          <w:szCs w:val="21"/>
        </w:rPr>
      </w:pPr>
      <w:r w:rsidDel="00000000" w:rsidR="00000000" w:rsidRPr="00000000">
        <w:rPr>
          <w:rFonts w:ascii="Times New Roman" w:cs="Times New Roman" w:eastAsia="Times New Roman" w:hAnsi="Times New Roman"/>
          <w:color w:val="3c4043"/>
          <w:sz w:val="21"/>
          <w:szCs w:val="21"/>
          <w:rtl w:val="0"/>
        </w:rPr>
        <w:t xml:space="preserve">px.pie(target_count,names=</w:t>
      </w:r>
      <w:r w:rsidDel="00000000" w:rsidR="00000000" w:rsidRPr="00000000">
        <w:rPr>
          <w:rFonts w:ascii="Times New Roman" w:cs="Times New Roman" w:eastAsia="Times New Roman" w:hAnsi="Times New Roman"/>
          <w:color w:val="a31515"/>
          <w:sz w:val="21"/>
          <w:szCs w:val="21"/>
          <w:rtl w:val="0"/>
        </w:rPr>
        <w:t xml:space="preserve">'target'</w:t>
      </w:r>
      <w:r w:rsidDel="00000000" w:rsidR="00000000" w:rsidRPr="00000000">
        <w:rPr>
          <w:rFonts w:ascii="Times New Roman" w:cs="Times New Roman" w:eastAsia="Times New Roman" w:hAnsi="Times New Roman"/>
          <w:color w:val="3c4043"/>
          <w:sz w:val="21"/>
          <w:szCs w:val="21"/>
          <w:rtl w:val="0"/>
        </w:rPr>
        <w:t xml:space="preserve">,values=</w:t>
      </w:r>
      <w:r w:rsidDel="00000000" w:rsidR="00000000" w:rsidRPr="00000000">
        <w:rPr>
          <w:rFonts w:ascii="Times New Roman" w:cs="Times New Roman" w:eastAsia="Times New Roman" w:hAnsi="Times New Roman"/>
          <w:color w:val="a31515"/>
          <w:sz w:val="21"/>
          <w:szCs w:val="21"/>
          <w:rtl w:val="0"/>
        </w:rPr>
        <w:t xml:space="preserve">'Count'</w:t>
      </w:r>
      <w:r w:rsidDel="00000000" w:rsidR="00000000" w:rsidRPr="00000000">
        <w:rPr>
          <w:rFonts w:ascii="Times New Roman" w:cs="Times New Roman" w:eastAsia="Times New Roman" w:hAnsi="Times New Roman"/>
          <w:color w:val="3c4043"/>
          <w:sz w:val="21"/>
          <w:szCs w:val="21"/>
          <w:rtl w:val="0"/>
        </w:rPr>
        <w:t xml:space="preserve">, title=</w:t>
      </w:r>
      <w:r w:rsidDel="00000000" w:rsidR="00000000" w:rsidRPr="00000000">
        <w:rPr>
          <w:rFonts w:ascii="Times New Roman" w:cs="Times New Roman" w:eastAsia="Times New Roman" w:hAnsi="Times New Roman"/>
          <w:color w:val="a31515"/>
          <w:sz w:val="21"/>
          <w:szCs w:val="21"/>
          <w:rtl w:val="0"/>
        </w:rPr>
        <w:t xml:space="preserve">'Target Distribution'</w:t>
      </w:r>
      <w:r w:rsidDel="00000000" w:rsidR="00000000" w:rsidRPr="00000000">
        <w:rPr>
          <w:rFonts w:ascii="Times New Roman" w:cs="Times New Roman" w:eastAsia="Times New Roman" w:hAnsi="Times New Roman"/>
          <w:color w:val="3c4043"/>
          <w:sz w:val="21"/>
          <w:szCs w:val="21"/>
          <w:rtl w:val="0"/>
        </w:rPr>
        <w:t xml:space="preserve">,color_discrete_sequence=px.colors.sequential.RdBu)</w:t>
      </w:r>
    </w:p>
    <w:bookmarkStart w:colFirst="0" w:colLast="0" w:name="vx1227" w:id="25"/>
    <w:bookmarkEnd w:id="25"/>
    <w:bookmarkStart w:colFirst="0" w:colLast="0" w:name="2grqrue" w:id="26"/>
    <w:bookmarkEnd w:id="26"/>
    <w:bookmarkStart w:colFirst="0" w:colLast="0" w:name="41mghml" w:id="27"/>
    <w:bookmarkEnd w:id="27"/>
    <w:p w:rsidR="00000000" w:rsidDel="00000000" w:rsidP="00000000" w:rsidRDefault="00000000" w:rsidRPr="00000000" w14:paraId="000000B9">
      <w:pPr>
        <w:keepNext w:val="0"/>
        <w:keepLines w:val="0"/>
        <w:pageBreakBefore w:val="0"/>
        <w:widowControl w:val="1"/>
        <w:pBdr>
          <w:top w:space="0" w:sz="0" w:val="nil"/>
          <w:left w:space="0" w:sz="0" w:val="nil"/>
          <w:bottom w:space="0" w:sz="0" w:val="nil"/>
          <w:right w:space="0" w:sz="0" w:val="nil"/>
          <w:between w:space="0" w:sz="0" w:val="nil"/>
        </w:pBdr>
        <w:shd w:fill="f1f3f4"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i w:val="1"/>
          <w:color w:val="3c4043"/>
          <w:sz w:val="21"/>
          <w:szCs w:val="21"/>
        </w:rPr>
      </w:pPr>
      <w:r w:rsidDel="00000000" w:rsidR="00000000" w:rsidRPr="00000000">
        <w:rPr>
          <w:rtl w:val="0"/>
        </w:rPr>
      </w:r>
    </w:p>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i w:val="0"/>
          <w:smallCaps w:val="0"/>
          <w:strike w:val="0"/>
          <w:color w:val="3c4043"/>
          <w:sz w:val="21"/>
          <w:szCs w:val="21"/>
          <w:u w:val="none"/>
          <w:shd w:fill="auto" w:val="clear"/>
          <w:vertAlign w:val="baseline"/>
        </w:rPr>
      </w:pPr>
      <w:r w:rsidDel="00000000" w:rsidR="00000000" w:rsidRPr="00000000">
        <w:rPr>
          <w:rFonts w:ascii="Times New Roman" w:cs="Times New Roman" w:eastAsia="Times New Roman" w:hAnsi="Times New Roman"/>
          <w:sz w:val="24"/>
          <w:szCs w:val="24"/>
        </w:rPr>
        <w:drawing>
          <wp:inline distB="114300" distT="114300" distL="114300" distR="114300">
            <wp:extent cx="6648450" cy="4129018"/>
            <wp:effectExtent b="0" l="0" r="0" t="0"/>
            <wp:docPr id="6" name="image7.png"/>
            <a:graphic>
              <a:graphicData uri="http://schemas.openxmlformats.org/drawingml/2006/picture">
                <pic:pic>
                  <pic:nvPicPr>
                    <pic:cNvPr id="0" name="image7.png"/>
                    <pic:cNvPicPr preferRelativeResize="0"/>
                  </pic:nvPicPr>
                  <pic:blipFill>
                    <a:blip r:embed="rId27"/>
                    <a:srcRect b="0" l="0" r="0" t="0"/>
                    <a:stretch>
                      <a:fillRect/>
                    </a:stretch>
                  </pic:blipFill>
                  <pic:spPr>
                    <a:xfrm>
                      <a:off x="0" y="0"/>
                      <a:ext cx="6648450" cy="4129018"/>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i w:val="0"/>
          <w:smallCaps w:val="0"/>
          <w:strike w:val="0"/>
          <w:color w:val="3c4043"/>
          <w:sz w:val="21"/>
          <w:szCs w:val="21"/>
          <w:u w:val="none"/>
          <w:shd w:fill="auto" w:val="clear"/>
          <w:vertAlign w:val="baseline"/>
        </w:rPr>
      </w:pPr>
      <w:r w:rsidDel="00000000" w:rsidR="00000000" w:rsidRPr="00000000">
        <w:rPr>
          <w:rtl w:val="0"/>
        </w:rPr>
      </w:r>
    </w:p>
    <w:p w:rsidR="00000000" w:rsidDel="00000000" w:rsidP="00000000" w:rsidRDefault="00000000" w:rsidRPr="00000000" w14:paraId="000000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2">
      <w:pPr>
        <w:shd w:fill="f7f7f7"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Times New Roman" w:cs="Times New Roman" w:eastAsia="Times New Roman" w:hAnsi="Times New Roman"/>
          <w:color w:val="3c4043"/>
          <w:sz w:val="21"/>
          <w:szCs w:val="21"/>
        </w:rPr>
      </w:pPr>
      <w:r w:rsidDel="00000000" w:rsidR="00000000" w:rsidRPr="00000000">
        <w:rPr>
          <w:rFonts w:ascii="Times New Roman" w:cs="Times New Roman" w:eastAsia="Times New Roman" w:hAnsi="Times New Roman"/>
          <w:color w:val="3c4043"/>
          <w:sz w:val="21"/>
          <w:szCs w:val="21"/>
          <w:rtl w:val="0"/>
        </w:rPr>
        <w:t xml:space="preserve">cp_exang=df.groupby(</w:t>
      </w:r>
      <w:r w:rsidDel="00000000" w:rsidR="00000000" w:rsidRPr="00000000">
        <w:rPr>
          <w:rFonts w:ascii="Times New Roman" w:cs="Times New Roman" w:eastAsia="Times New Roman" w:hAnsi="Times New Roman"/>
          <w:color w:val="a31515"/>
          <w:sz w:val="21"/>
          <w:szCs w:val="21"/>
          <w:rtl w:val="0"/>
        </w:rPr>
        <w:t xml:space="preserve">'cp'</w:t>
      </w:r>
      <w:r w:rsidDel="00000000" w:rsidR="00000000" w:rsidRPr="00000000">
        <w:rPr>
          <w:rFonts w:ascii="Times New Roman" w:cs="Times New Roman" w:eastAsia="Times New Roman" w:hAnsi="Times New Roman"/>
          <w:color w:val="3c4043"/>
          <w:sz w:val="21"/>
          <w:szCs w:val="21"/>
          <w:rtl w:val="0"/>
        </w:rPr>
        <w:t xml:space="preserve">)[</w:t>
      </w:r>
      <w:r w:rsidDel="00000000" w:rsidR="00000000" w:rsidRPr="00000000">
        <w:rPr>
          <w:rFonts w:ascii="Times New Roman" w:cs="Times New Roman" w:eastAsia="Times New Roman" w:hAnsi="Times New Roman"/>
          <w:color w:val="a31515"/>
          <w:sz w:val="21"/>
          <w:szCs w:val="21"/>
          <w:rtl w:val="0"/>
        </w:rPr>
        <w:t xml:space="preserve">'exang'</w:t>
      </w:r>
      <w:r w:rsidDel="00000000" w:rsidR="00000000" w:rsidRPr="00000000">
        <w:rPr>
          <w:rFonts w:ascii="Times New Roman" w:cs="Times New Roman" w:eastAsia="Times New Roman" w:hAnsi="Times New Roman"/>
          <w:color w:val="3c4043"/>
          <w:sz w:val="21"/>
          <w:szCs w:val="21"/>
          <w:rtl w:val="0"/>
        </w:rPr>
        <w:t xml:space="preserve">].mean().reset_index()</w:t>
      </w:r>
    </w:p>
    <w:p w:rsidR="00000000" w:rsidDel="00000000" w:rsidP="00000000" w:rsidRDefault="00000000" w:rsidRPr="00000000" w14:paraId="000000C3">
      <w:pPr>
        <w:shd w:fill="f7f7f7"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Times New Roman" w:cs="Times New Roman" w:eastAsia="Times New Roman" w:hAnsi="Times New Roman"/>
          <w:color w:val="007b00"/>
          <w:sz w:val="21"/>
          <w:szCs w:val="21"/>
        </w:rPr>
      </w:pPr>
      <w:r w:rsidDel="00000000" w:rsidR="00000000" w:rsidRPr="00000000">
        <w:rPr>
          <w:rFonts w:ascii="Times New Roman" w:cs="Times New Roman" w:eastAsia="Times New Roman" w:hAnsi="Times New Roman"/>
          <w:color w:val="007b00"/>
          <w:sz w:val="21"/>
          <w:szCs w:val="21"/>
          <w:rtl w:val="0"/>
        </w:rPr>
        <w:t xml:space="preserve">px.bar(cp_exang, x=</w:t>
      </w:r>
      <w:r w:rsidDel="00000000" w:rsidR="00000000" w:rsidRPr="00000000">
        <w:rPr>
          <w:rFonts w:ascii="Times New Roman" w:cs="Times New Roman" w:eastAsia="Times New Roman" w:hAnsi="Times New Roman"/>
          <w:color w:val="a31515"/>
          <w:sz w:val="21"/>
          <w:szCs w:val="21"/>
          <w:rtl w:val="0"/>
        </w:rPr>
        <w:t xml:space="preserve">'cp'</w:t>
      </w:r>
      <w:r w:rsidDel="00000000" w:rsidR="00000000" w:rsidRPr="00000000">
        <w:rPr>
          <w:rFonts w:ascii="Times New Roman" w:cs="Times New Roman" w:eastAsia="Times New Roman" w:hAnsi="Times New Roman"/>
          <w:color w:val="007b00"/>
          <w:sz w:val="21"/>
          <w:szCs w:val="21"/>
          <w:rtl w:val="0"/>
        </w:rPr>
        <w:t xml:space="preserve">, y=</w:t>
      </w:r>
      <w:r w:rsidDel="00000000" w:rsidR="00000000" w:rsidRPr="00000000">
        <w:rPr>
          <w:rFonts w:ascii="Times New Roman" w:cs="Times New Roman" w:eastAsia="Times New Roman" w:hAnsi="Times New Roman"/>
          <w:color w:val="a31515"/>
          <w:sz w:val="21"/>
          <w:szCs w:val="21"/>
          <w:rtl w:val="0"/>
        </w:rPr>
        <w:t xml:space="preserve">'exang'</w:t>
      </w:r>
      <w:r w:rsidDel="00000000" w:rsidR="00000000" w:rsidRPr="00000000">
        <w:rPr>
          <w:rFonts w:ascii="Times New Roman" w:cs="Times New Roman" w:eastAsia="Times New Roman" w:hAnsi="Times New Roman"/>
          <w:color w:val="007b00"/>
          <w:sz w:val="21"/>
          <w:szCs w:val="21"/>
          <w:rtl w:val="0"/>
        </w:rPr>
        <w:t xml:space="preserve">,title=</w:t>
      </w:r>
      <w:r w:rsidDel="00000000" w:rsidR="00000000" w:rsidRPr="00000000">
        <w:rPr>
          <w:rFonts w:ascii="Times New Roman" w:cs="Times New Roman" w:eastAsia="Times New Roman" w:hAnsi="Times New Roman"/>
          <w:color w:val="a31515"/>
          <w:sz w:val="21"/>
          <w:szCs w:val="21"/>
          <w:rtl w:val="0"/>
        </w:rPr>
        <w:t xml:space="preserve">'Exercise Induced Angina by Chest Pain Type'</w:t>
      </w:r>
      <w:r w:rsidDel="00000000" w:rsidR="00000000" w:rsidRPr="00000000">
        <w:rPr>
          <w:rFonts w:ascii="Times New Roman" w:cs="Times New Roman" w:eastAsia="Times New Roman" w:hAnsi="Times New Roman"/>
          <w:color w:val="007b00"/>
          <w:sz w:val="21"/>
          <w:szCs w:val="21"/>
          <w:rtl w:val="0"/>
        </w:rPr>
        <w:t xml:space="preserve">,labels={</w:t>
      </w:r>
      <w:r w:rsidDel="00000000" w:rsidR="00000000" w:rsidRPr="00000000">
        <w:rPr>
          <w:rFonts w:ascii="Times New Roman" w:cs="Times New Roman" w:eastAsia="Times New Roman" w:hAnsi="Times New Roman"/>
          <w:color w:val="a31515"/>
          <w:sz w:val="21"/>
          <w:szCs w:val="21"/>
          <w:rtl w:val="0"/>
        </w:rPr>
        <w:t xml:space="preserve">'cp'</w:t>
      </w:r>
      <w:r w:rsidDel="00000000" w:rsidR="00000000" w:rsidRPr="00000000">
        <w:rPr>
          <w:rFonts w:ascii="Times New Roman" w:cs="Times New Roman" w:eastAsia="Times New Roman" w:hAnsi="Times New Roman"/>
          <w:color w:val="007b00"/>
          <w:sz w:val="21"/>
          <w:szCs w:val="21"/>
          <w:rtl w:val="0"/>
        </w:rPr>
        <w:t xml:space="preserve">: </w:t>
      </w:r>
      <w:r w:rsidDel="00000000" w:rsidR="00000000" w:rsidRPr="00000000">
        <w:rPr>
          <w:rFonts w:ascii="Times New Roman" w:cs="Times New Roman" w:eastAsia="Times New Roman" w:hAnsi="Times New Roman"/>
          <w:color w:val="a31515"/>
          <w:sz w:val="21"/>
          <w:szCs w:val="21"/>
          <w:rtl w:val="0"/>
        </w:rPr>
        <w:t xml:space="preserve">' Chest Pain Type'</w:t>
      </w:r>
      <w:r w:rsidDel="00000000" w:rsidR="00000000" w:rsidRPr="00000000">
        <w:rPr>
          <w:rFonts w:ascii="Times New Roman" w:cs="Times New Roman" w:eastAsia="Times New Roman" w:hAnsi="Times New Roman"/>
          <w:color w:val="007b00"/>
          <w:sz w:val="21"/>
          <w:szCs w:val="21"/>
          <w:rtl w:val="0"/>
        </w:rPr>
        <w:t xml:space="preserve">, </w:t>
      </w:r>
      <w:r w:rsidDel="00000000" w:rsidR="00000000" w:rsidRPr="00000000">
        <w:rPr>
          <w:rFonts w:ascii="Times New Roman" w:cs="Times New Roman" w:eastAsia="Times New Roman" w:hAnsi="Times New Roman"/>
          <w:color w:val="a31515"/>
          <w:sz w:val="21"/>
          <w:szCs w:val="21"/>
          <w:rtl w:val="0"/>
        </w:rPr>
        <w:t xml:space="preserve">'exang'</w:t>
      </w:r>
      <w:r w:rsidDel="00000000" w:rsidR="00000000" w:rsidRPr="00000000">
        <w:rPr>
          <w:rFonts w:ascii="Times New Roman" w:cs="Times New Roman" w:eastAsia="Times New Roman" w:hAnsi="Times New Roman"/>
          <w:color w:val="007b00"/>
          <w:sz w:val="21"/>
          <w:szCs w:val="21"/>
          <w:rtl w:val="0"/>
        </w:rPr>
        <w:t xml:space="preserve">: </w:t>
      </w:r>
      <w:r w:rsidDel="00000000" w:rsidR="00000000" w:rsidRPr="00000000">
        <w:rPr>
          <w:rFonts w:ascii="Times New Roman" w:cs="Times New Roman" w:eastAsia="Times New Roman" w:hAnsi="Times New Roman"/>
          <w:color w:val="a31515"/>
          <w:sz w:val="21"/>
          <w:szCs w:val="21"/>
          <w:rtl w:val="0"/>
        </w:rPr>
        <w:t xml:space="preserve">'Exercise Induced Angina'</w:t>
      </w:r>
      <w:r w:rsidDel="00000000" w:rsidR="00000000" w:rsidRPr="00000000">
        <w:rPr>
          <w:rFonts w:ascii="Times New Roman" w:cs="Times New Roman" w:eastAsia="Times New Roman" w:hAnsi="Times New Roman"/>
          <w:color w:val="007b00"/>
          <w:sz w:val="21"/>
          <w:szCs w:val="21"/>
          <w:rtl w:val="0"/>
        </w:rPr>
        <w:t xml:space="preserve">})</w:t>
      </w:r>
    </w:p>
    <w:p w:rsidR="00000000" w:rsidDel="00000000" w:rsidP="00000000" w:rsidRDefault="00000000" w:rsidRPr="00000000" w14:paraId="000000C4">
      <w:pPr>
        <w:keepNext w:val="0"/>
        <w:keepLines w:val="0"/>
        <w:pageBreakBefore w:val="0"/>
        <w:widowControl w:val="1"/>
        <w:pBdr>
          <w:top w:space="0" w:sz="0" w:val="nil"/>
          <w:left w:space="0" w:sz="0" w:val="nil"/>
          <w:bottom w:space="0" w:sz="0" w:val="nil"/>
          <w:right w:space="0" w:sz="0" w:val="nil"/>
          <w:between w:space="0" w:sz="0" w:val="nil"/>
        </w:pBdr>
        <w:shd w:fill="f1f3f4"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color w:val="007b00"/>
          <w:sz w:val="21"/>
          <w:szCs w:val="21"/>
        </w:rPr>
      </w:pPr>
      <w:r w:rsidDel="00000000" w:rsidR="00000000" w:rsidRPr="00000000">
        <w:rPr>
          <w:rtl w:val="0"/>
        </w:rPr>
      </w:r>
    </w:p>
    <w:p w:rsidR="00000000" w:rsidDel="00000000" w:rsidP="00000000" w:rsidRDefault="00000000" w:rsidRPr="00000000" w14:paraId="000000C5">
      <w:pPr>
        <w:keepNext w:val="0"/>
        <w:keepLines w:val="0"/>
        <w:pageBreakBefore w:val="0"/>
        <w:widowControl w:val="1"/>
        <w:pBdr>
          <w:top w:space="0" w:sz="0" w:val="nil"/>
          <w:left w:space="0" w:sz="0" w:val="nil"/>
          <w:bottom w:space="0" w:sz="0" w:val="nil"/>
          <w:right w:space="0" w:sz="0" w:val="nil"/>
          <w:between w:space="0" w:sz="0" w:val="nil"/>
        </w:pBdr>
        <w:shd w:fill="f1f3f4"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i w:val="0"/>
          <w:smallCaps w:val="0"/>
          <w:strike w:val="0"/>
          <w:color w:val="3c4043"/>
          <w:sz w:val="21"/>
          <w:szCs w:val="21"/>
          <w:u w:val="none"/>
          <w:shd w:fill="auto" w:val="clear"/>
          <w:vertAlign w:val="baseline"/>
        </w:rPr>
      </w:pPr>
      <w:r w:rsidDel="00000000" w:rsidR="00000000" w:rsidRPr="00000000">
        <w:rPr>
          <w:rtl w:val="0"/>
        </w:rPr>
      </w:r>
    </w:p>
    <w:p w:rsidR="00000000" w:rsidDel="00000000" w:rsidP="00000000" w:rsidRDefault="00000000" w:rsidRPr="00000000" w14:paraId="000000C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Pr>
        <w:drawing>
          <wp:inline distB="114300" distT="114300" distL="114300" distR="114300">
            <wp:extent cx="6648450" cy="3509893"/>
            <wp:effectExtent b="0" l="0" r="0" t="0"/>
            <wp:docPr id="26" name="image27.png"/>
            <a:graphic>
              <a:graphicData uri="http://schemas.openxmlformats.org/drawingml/2006/picture">
                <pic:pic>
                  <pic:nvPicPr>
                    <pic:cNvPr id="0" name="image27.png"/>
                    <pic:cNvPicPr preferRelativeResize="0"/>
                  </pic:nvPicPr>
                  <pic:blipFill>
                    <a:blip r:embed="rId28"/>
                    <a:srcRect b="0" l="0" r="0" t="0"/>
                    <a:stretch>
                      <a:fillRect/>
                    </a:stretch>
                  </pic:blipFill>
                  <pic:spPr>
                    <a:xfrm>
                      <a:off x="0" y="0"/>
                      <a:ext cx="6648450" cy="3509893"/>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keepNext w:val="0"/>
        <w:keepLines w:val="0"/>
        <w:pageBreakBefore w:val="0"/>
        <w:widowControl w:val="1"/>
        <w:pBdr>
          <w:top w:space="0" w:sz="0" w:val="nil"/>
          <w:left w:space="0" w:sz="0" w:val="nil"/>
          <w:bottom w:space="0" w:sz="0" w:val="nil"/>
          <w:right w:space="0" w:sz="0" w:val="nil"/>
          <w:between w:space="0" w:sz="0" w:val="nil"/>
        </w:pBdr>
        <w:shd w:fill="f1f3f4"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i w:val="0"/>
          <w:smallCaps w:val="0"/>
          <w:strike w:val="0"/>
          <w:color w:val="3c4043"/>
          <w:sz w:val="21"/>
          <w:szCs w:val="21"/>
          <w:u w:val="none"/>
          <w:shd w:fill="auto" w:val="clear"/>
          <w:vertAlign w:val="baseline"/>
        </w:rPr>
      </w:pPr>
      <w:r w:rsidDel="00000000" w:rsidR="00000000" w:rsidRPr="00000000">
        <w:rPr>
          <w:rtl w:val="0"/>
        </w:rPr>
      </w:r>
    </w:p>
    <w:p w:rsidR="00000000" w:rsidDel="00000000" w:rsidP="00000000" w:rsidRDefault="00000000" w:rsidRPr="00000000" w14:paraId="000000C8">
      <w:pPr>
        <w:keepNext w:val="0"/>
        <w:keepLines w:val="0"/>
        <w:pageBreakBefore w:val="0"/>
        <w:widowControl w:val="1"/>
        <w:pBdr>
          <w:top w:space="0" w:sz="0" w:val="nil"/>
          <w:left w:space="0" w:sz="0" w:val="nil"/>
          <w:bottom w:space="0" w:sz="0" w:val="nil"/>
          <w:right w:space="0" w:sz="0" w:val="nil"/>
          <w:between w:space="0" w:sz="0" w:val="nil"/>
        </w:pBdr>
        <w:shd w:fill="f1f3f4"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i w:val="0"/>
          <w:smallCaps w:val="0"/>
          <w:strike w:val="0"/>
          <w:color w:val="3c4043"/>
          <w:sz w:val="21"/>
          <w:szCs w:val="21"/>
          <w:u w:val="none"/>
          <w:shd w:fill="auto" w:val="clear"/>
          <w:vertAlign w:val="baseline"/>
        </w:rPr>
      </w:pPr>
      <w:r w:rsidDel="00000000" w:rsidR="00000000" w:rsidRPr="00000000">
        <w:rPr>
          <w:rtl w:val="0"/>
        </w:rPr>
      </w:r>
    </w:p>
    <w:p w:rsidR="00000000" w:rsidDel="00000000" w:rsidP="00000000" w:rsidRDefault="00000000" w:rsidRPr="00000000" w14:paraId="000000C9">
      <w:pPr>
        <w:shd w:fill="f7f7f7"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Times New Roman" w:cs="Times New Roman" w:eastAsia="Times New Roman" w:hAnsi="Times New Roman"/>
          <w:color w:val="3c4043"/>
          <w:sz w:val="21"/>
          <w:szCs w:val="21"/>
        </w:rPr>
      </w:pPr>
      <w:r w:rsidDel="00000000" w:rsidR="00000000" w:rsidRPr="00000000">
        <w:rPr>
          <w:rFonts w:ascii="Times New Roman" w:cs="Times New Roman" w:eastAsia="Times New Roman" w:hAnsi="Times New Roman"/>
          <w:color w:val="3c4043"/>
          <w:sz w:val="21"/>
          <w:szCs w:val="21"/>
          <w:rtl w:val="0"/>
        </w:rPr>
        <w:t xml:space="preserve">px.scatter(age_target, x=</w:t>
      </w:r>
      <w:r w:rsidDel="00000000" w:rsidR="00000000" w:rsidRPr="00000000">
        <w:rPr>
          <w:rFonts w:ascii="Times New Roman" w:cs="Times New Roman" w:eastAsia="Times New Roman" w:hAnsi="Times New Roman"/>
          <w:color w:val="a31515"/>
          <w:sz w:val="21"/>
          <w:szCs w:val="21"/>
          <w:rtl w:val="0"/>
        </w:rPr>
        <w:t xml:space="preserve">'age'</w:t>
      </w:r>
      <w:r w:rsidDel="00000000" w:rsidR="00000000" w:rsidRPr="00000000">
        <w:rPr>
          <w:rFonts w:ascii="Times New Roman" w:cs="Times New Roman" w:eastAsia="Times New Roman" w:hAnsi="Times New Roman"/>
          <w:color w:val="3c4043"/>
          <w:sz w:val="21"/>
          <w:szCs w:val="21"/>
          <w:rtl w:val="0"/>
        </w:rPr>
        <w:t xml:space="preserve">, y=</w:t>
      </w:r>
      <w:r w:rsidDel="00000000" w:rsidR="00000000" w:rsidRPr="00000000">
        <w:rPr>
          <w:rFonts w:ascii="Times New Roman" w:cs="Times New Roman" w:eastAsia="Times New Roman" w:hAnsi="Times New Roman"/>
          <w:color w:val="a31515"/>
          <w:sz w:val="21"/>
          <w:szCs w:val="21"/>
          <w:rtl w:val="0"/>
        </w:rPr>
        <w:t xml:space="preserve">'target'</w:t>
      </w:r>
      <w:r w:rsidDel="00000000" w:rsidR="00000000" w:rsidRPr="00000000">
        <w:rPr>
          <w:rFonts w:ascii="Times New Roman" w:cs="Times New Roman" w:eastAsia="Times New Roman" w:hAnsi="Times New Roman"/>
          <w:color w:val="3c4043"/>
          <w:sz w:val="21"/>
          <w:szCs w:val="21"/>
          <w:rtl w:val="0"/>
        </w:rPr>
        <w:t xml:space="preserve">, title=</w:t>
      </w:r>
      <w:r w:rsidDel="00000000" w:rsidR="00000000" w:rsidRPr="00000000">
        <w:rPr>
          <w:rFonts w:ascii="Times New Roman" w:cs="Times New Roman" w:eastAsia="Times New Roman" w:hAnsi="Times New Roman"/>
          <w:color w:val="a31515"/>
          <w:sz w:val="21"/>
          <w:szCs w:val="21"/>
          <w:rtl w:val="0"/>
        </w:rPr>
        <w:t xml:space="preserve">'Target Value by Age'</w:t>
      </w:r>
      <w:r w:rsidDel="00000000" w:rsidR="00000000" w:rsidRPr="00000000">
        <w:rPr>
          <w:rFonts w:ascii="Times New Roman" w:cs="Times New Roman" w:eastAsia="Times New Roman" w:hAnsi="Times New Roman"/>
          <w:color w:val="3c4043"/>
          <w:sz w:val="21"/>
          <w:szCs w:val="21"/>
          <w:rtl w:val="0"/>
        </w:rPr>
        <w:t xml:space="preserve">)</w:t>
      </w:r>
    </w:p>
    <w:p w:rsidR="00000000" w:rsidDel="00000000" w:rsidP="00000000" w:rsidRDefault="00000000" w:rsidRPr="00000000" w14:paraId="000000CA">
      <w:pPr>
        <w:keepNext w:val="0"/>
        <w:keepLines w:val="0"/>
        <w:pageBreakBefore w:val="0"/>
        <w:widowControl w:val="1"/>
        <w:pBdr>
          <w:top w:space="0" w:sz="0" w:val="nil"/>
          <w:left w:space="0" w:sz="0" w:val="nil"/>
          <w:bottom w:space="0" w:sz="0" w:val="nil"/>
          <w:right w:space="0" w:sz="0" w:val="nil"/>
          <w:between w:space="0" w:sz="0" w:val="nil"/>
        </w:pBdr>
        <w:shd w:fill="f1f3f4"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i w:val="0"/>
          <w:smallCaps w:val="0"/>
          <w:strike w:val="0"/>
          <w:color w:val="3c4043"/>
          <w:sz w:val="21"/>
          <w:szCs w:val="21"/>
          <w:u w:val="none"/>
          <w:shd w:fill="auto" w:val="clear"/>
          <w:vertAlign w:val="baseline"/>
        </w:rPr>
      </w:pPr>
      <w:r w:rsidDel="00000000" w:rsidR="00000000" w:rsidRPr="00000000">
        <w:rPr>
          <w:rtl w:val="0"/>
        </w:rPr>
      </w:r>
    </w:p>
    <w:p w:rsidR="00000000" w:rsidDel="00000000" w:rsidP="00000000" w:rsidRDefault="00000000" w:rsidRPr="00000000" w14:paraId="000000C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524625" cy="3005068"/>
            <wp:effectExtent b="0" l="0" r="0" t="0"/>
            <wp:docPr id="13" name="image6.png"/>
            <a:graphic>
              <a:graphicData uri="http://schemas.openxmlformats.org/drawingml/2006/picture">
                <pic:pic>
                  <pic:nvPicPr>
                    <pic:cNvPr id="0" name="image6.png"/>
                    <pic:cNvPicPr preferRelativeResize="0"/>
                  </pic:nvPicPr>
                  <pic:blipFill>
                    <a:blip r:embed="rId29"/>
                    <a:srcRect b="0" l="0" r="0" t="0"/>
                    <a:stretch>
                      <a:fillRect/>
                    </a:stretch>
                  </pic:blipFill>
                  <pic:spPr>
                    <a:xfrm>
                      <a:off x="0" y="0"/>
                      <a:ext cx="6524625" cy="3005068"/>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shd w:fill="f7f7f7" w:val="clear"/>
        <w:spacing w:line="325.71428571428567"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px.pie( df.groupby(</w:t>
      </w:r>
      <w:r w:rsidDel="00000000" w:rsidR="00000000" w:rsidRPr="00000000">
        <w:rPr>
          <w:rFonts w:ascii="Times New Roman" w:cs="Times New Roman" w:eastAsia="Times New Roman" w:hAnsi="Times New Roman"/>
          <w:color w:val="a31515"/>
          <w:sz w:val="21"/>
          <w:szCs w:val="21"/>
          <w:rtl w:val="0"/>
        </w:rPr>
        <w:t xml:space="preserve">'sex'</w:t>
      </w:r>
      <w:r w:rsidDel="00000000" w:rsidR="00000000" w:rsidRPr="00000000">
        <w:rPr>
          <w:rFonts w:ascii="Times New Roman" w:cs="Times New Roman" w:eastAsia="Times New Roman" w:hAnsi="Times New Roman"/>
          <w:sz w:val="21"/>
          <w:szCs w:val="21"/>
          <w:rtl w:val="0"/>
        </w:rPr>
        <w:t xml:space="preserve">)[</w:t>
      </w:r>
      <w:r w:rsidDel="00000000" w:rsidR="00000000" w:rsidRPr="00000000">
        <w:rPr>
          <w:rFonts w:ascii="Times New Roman" w:cs="Times New Roman" w:eastAsia="Times New Roman" w:hAnsi="Times New Roman"/>
          <w:color w:val="a31515"/>
          <w:sz w:val="21"/>
          <w:szCs w:val="21"/>
          <w:rtl w:val="0"/>
        </w:rPr>
        <w:t xml:space="preserve">'target'</w:t>
      </w:r>
      <w:r w:rsidDel="00000000" w:rsidR="00000000" w:rsidRPr="00000000">
        <w:rPr>
          <w:rFonts w:ascii="Times New Roman" w:cs="Times New Roman" w:eastAsia="Times New Roman" w:hAnsi="Times New Roman"/>
          <w:sz w:val="21"/>
          <w:szCs w:val="21"/>
          <w:rtl w:val="0"/>
        </w:rPr>
        <w:t xml:space="preserve">].size().reset_index(), names=</w:t>
      </w:r>
      <w:r w:rsidDel="00000000" w:rsidR="00000000" w:rsidRPr="00000000">
        <w:rPr>
          <w:rFonts w:ascii="Times New Roman" w:cs="Times New Roman" w:eastAsia="Times New Roman" w:hAnsi="Times New Roman"/>
          <w:color w:val="a31515"/>
          <w:sz w:val="21"/>
          <w:szCs w:val="21"/>
          <w:rtl w:val="0"/>
        </w:rPr>
        <w:t xml:space="preserve">'sex'</w:t>
      </w:r>
      <w:r w:rsidDel="00000000" w:rsidR="00000000" w:rsidRPr="00000000">
        <w:rPr>
          <w:rFonts w:ascii="Times New Roman" w:cs="Times New Roman" w:eastAsia="Times New Roman" w:hAnsi="Times New Roman"/>
          <w:sz w:val="21"/>
          <w:szCs w:val="21"/>
          <w:rtl w:val="0"/>
        </w:rPr>
        <w:t xml:space="preserve">, values=</w:t>
      </w:r>
      <w:r w:rsidDel="00000000" w:rsidR="00000000" w:rsidRPr="00000000">
        <w:rPr>
          <w:rFonts w:ascii="Times New Roman" w:cs="Times New Roman" w:eastAsia="Times New Roman" w:hAnsi="Times New Roman"/>
          <w:color w:val="a31515"/>
          <w:sz w:val="21"/>
          <w:szCs w:val="21"/>
          <w:rtl w:val="0"/>
        </w:rPr>
        <w:t xml:space="preserve">'target'</w:t>
      </w:r>
      <w:r w:rsidDel="00000000" w:rsidR="00000000" w:rsidRPr="00000000">
        <w:rPr>
          <w:rFonts w:ascii="Times New Roman" w:cs="Times New Roman" w:eastAsia="Times New Roman" w:hAnsi="Times New Roman"/>
          <w:sz w:val="21"/>
          <w:szCs w:val="21"/>
          <w:rtl w:val="0"/>
        </w:rPr>
        <w:t xml:space="preserve">, title=</w:t>
      </w:r>
      <w:r w:rsidDel="00000000" w:rsidR="00000000" w:rsidRPr="00000000">
        <w:rPr>
          <w:rFonts w:ascii="Times New Roman" w:cs="Times New Roman" w:eastAsia="Times New Roman" w:hAnsi="Times New Roman"/>
          <w:color w:val="a31515"/>
          <w:sz w:val="21"/>
          <w:szCs w:val="21"/>
          <w:rtl w:val="0"/>
        </w:rPr>
        <w:t xml:space="preserve">'Target Value by Sex'</w:t>
      </w:r>
      <w:r w:rsidDel="00000000" w:rsidR="00000000" w:rsidRPr="00000000">
        <w:rPr>
          <w:rFonts w:ascii="Times New Roman" w:cs="Times New Roman" w:eastAsia="Times New Roman" w:hAnsi="Times New Roman"/>
          <w:sz w:val="21"/>
          <w:szCs w:val="21"/>
          <w:rtl w:val="0"/>
        </w:rPr>
        <w:t xml:space="preserve">,color_discrete_sequence=px.colors.sequential.RdBu)</w:t>
      </w:r>
    </w:p>
    <w:p w:rsidR="00000000" w:rsidDel="00000000" w:rsidP="00000000" w:rsidRDefault="00000000" w:rsidRPr="00000000" w14:paraId="000000C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Pr>
        <w:drawing>
          <wp:inline distB="114300" distT="114300" distL="114300" distR="114300">
            <wp:extent cx="6645600" cy="3924300"/>
            <wp:effectExtent b="0" l="0" r="0" t="0"/>
            <wp:docPr id="8" name="image5.png"/>
            <a:graphic>
              <a:graphicData uri="http://schemas.openxmlformats.org/drawingml/2006/picture">
                <pic:pic>
                  <pic:nvPicPr>
                    <pic:cNvPr id="0" name="image5.png"/>
                    <pic:cNvPicPr preferRelativeResize="0"/>
                  </pic:nvPicPr>
                  <pic:blipFill>
                    <a:blip r:embed="rId30"/>
                    <a:srcRect b="0" l="0" r="0" t="0"/>
                    <a:stretch>
                      <a:fillRect/>
                    </a:stretch>
                  </pic:blipFill>
                  <pic:spPr>
                    <a:xfrm>
                      <a:off x="0" y="0"/>
                      <a:ext cx="6645600" cy="3924300"/>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Dashboard Creation for </w:t>
      </w:r>
      <w:r w:rsidDel="00000000" w:rsidR="00000000" w:rsidRPr="00000000">
        <w:rPr>
          <w:rFonts w:ascii="Times New Roman" w:cs="Times New Roman" w:eastAsia="Times New Roman" w:hAnsi="Times New Roman"/>
          <w:b w:val="1"/>
          <w:sz w:val="32"/>
          <w:szCs w:val="32"/>
          <w:rtl w:val="0"/>
        </w:rPr>
        <w:t xml:space="preserve">Heart Disease</w:t>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 Dataset</w:t>
      </w:r>
    </w:p>
    <w:p w:rsidR="00000000" w:rsidDel="00000000" w:rsidP="00000000" w:rsidRDefault="00000000" w:rsidRPr="00000000" w14:paraId="000000D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Pr>
        <w:drawing>
          <wp:inline distB="114300" distT="114300" distL="114300" distR="114300">
            <wp:extent cx="6645600" cy="3759200"/>
            <wp:effectExtent b="0" l="0" r="0" t="0"/>
            <wp:docPr id="19" name="image10.png"/>
            <a:graphic>
              <a:graphicData uri="http://schemas.openxmlformats.org/drawingml/2006/picture">
                <pic:pic>
                  <pic:nvPicPr>
                    <pic:cNvPr id="0" name="image10.png"/>
                    <pic:cNvPicPr preferRelativeResize="0"/>
                  </pic:nvPicPr>
                  <pic:blipFill>
                    <a:blip r:embed="rId31"/>
                    <a:srcRect b="0" l="0" r="0" t="0"/>
                    <a:stretch>
                      <a:fillRect/>
                    </a:stretch>
                  </pic:blipFill>
                  <pic:spPr>
                    <a:xfrm>
                      <a:off x="0" y="0"/>
                      <a:ext cx="6645600" cy="3759200"/>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280" w:line="24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sz w:val="32"/>
          <w:szCs w:val="32"/>
        </w:rPr>
        <w:drawing>
          <wp:inline distB="114300" distT="114300" distL="114300" distR="114300">
            <wp:extent cx="6645600" cy="3784600"/>
            <wp:effectExtent b="0" l="0" r="0" t="0"/>
            <wp:docPr id="5" name="image20.png"/>
            <a:graphic>
              <a:graphicData uri="http://schemas.openxmlformats.org/drawingml/2006/picture">
                <pic:pic>
                  <pic:nvPicPr>
                    <pic:cNvPr id="0" name="image20.png"/>
                    <pic:cNvPicPr preferRelativeResize="0"/>
                  </pic:nvPicPr>
                  <pic:blipFill>
                    <a:blip r:embed="rId32"/>
                    <a:srcRect b="0" l="0" r="0" t="0"/>
                    <a:stretch>
                      <a:fillRect/>
                    </a:stretch>
                  </pic:blipFill>
                  <pic:spPr>
                    <a:xfrm>
                      <a:off x="0" y="0"/>
                      <a:ext cx="6645600" cy="3784600"/>
                    </a:xfrm>
                    <a:prstGeom prst="rect"/>
                    <a:ln/>
                  </pic:spPr>
                </pic:pic>
              </a:graphicData>
            </a:graphic>
          </wp:inline>
        </w:drawing>
      </w:r>
      <w:r w:rsidDel="00000000" w:rsidR="00000000" w:rsidRPr="00000000">
        <w:rPr>
          <w:rtl w:val="0"/>
        </w:rPr>
      </w:r>
    </w:p>
    <w:sectPr>
      <w:headerReference r:id="rId33" w:type="default"/>
      <w:pgSz w:h="16838" w:w="11906" w:orient="portrait"/>
      <w:pgMar w:bottom="720" w:top="720" w:left="720" w:right="72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right"/>
      <w:rPr>
        <w:rFonts w:ascii="Calibri" w:cs="Calibri" w:eastAsia="Calibri" w:hAnsi="Calibri"/>
        <w:b w:val="0"/>
        <w:i w:val="0"/>
        <w:smallCaps w:val="0"/>
        <w:strike w:val="0"/>
        <w:color w:val="7f7f7f"/>
        <w:sz w:val="22"/>
        <w:szCs w:val="22"/>
        <w:u w:val="none"/>
        <w:shd w:fill="auto" w:val="clear"/>
        <w:vertAlign w:val="baseline"/>
      </w:rPr>
    </w:pPr>
    <w:r w:rsidDel="00000000" w:rsidR="00000000" w:rsidRPr="00000000">
      <w:rPr>
        <w:rFonts w:ascii="Calibri" w:cs="Calibri" w:eastAsia="Calibri" w:hAnsi="Calibri"/>
        <w:b w:val="0"/>
        <w:i w:val="0"/>
        <w:smallCaps w:val="0"/>
        <w:strike w:val="0"/>
        <w:color w:val="7f7f7f"/>
        <w:sz w:val="22"/>
        <w:szCs w:val="22"/>
        <w:u w:val="none"/>
        <w:shd w:fill="auto" w:val="clear"/>
        <w:vertAlign w:val="baseline"/>
        <w:rtl w:val="0"/>
      </w:rPr>
      <w:t xml:space="preserve">1601217480</w:t>
    </w:r>
    <w:r w:rsidDel="00000000" w:rsidR="00000000" w:rsidRPr="00000000">
      <w:rPr>
        <w:color w:val="7f7f7f"/>
        <w:rtl w:val="0"/>
      </w:rPr>
      <w:t xml:space="preserve">23</w:t>
    </w:r>
    <w:r w:rsidDel="00000000" w:rsidR="00000000" w:rsidRPr="00000000">
      <w:rPr>
        <w:rtl w:val="0"/>
      </w:rPr>
    </w:r>
  </w:p>
  <w:p w:rsidR="00000000" w:rsidDel="00000000" w:rsidP="00000000" w:rsidRDefault="00000000" w:rsidRPr="00000000" w14:paraId="000000D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IN"/>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spacing w:line="240" w:lineRule="auto"/>
    </w:pPr>
    <w:rPr>
      <w:rFonts w:ascii="Times New Roman" w:cs="Times New Roman" w:eastAsia="Times New Roman" w:hAnsi="Times New Roman"/>
      <w:b w:val="1"/>
      <w:sz w:val="27"/>
      <w:szCs w:val="27"/>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16.png"/><Relationship Id="rId22" Type="http://schemas.openxmlformats.org/officeDocument/2006/relationships/image" Target="media/image17.png"/><Relationship Id="rId21" Type="http://schemas.openxmlformats.org/officeDocument/2006/relationships/image" Target="media/image12.png"/><Relationship Id="rId24" Type="http://schemas.openxmlformats.org/officeDocument/2006/relationships/image" Target="media/image26.png"/><Relationship Id="rId23"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26" Type="http://schemas.openxmlformats.org/officeDocument/2006/relationships/image" Target="media/image8.png"/><Relationship Id="rId25" Type="http://schemas.openxmlformats.org/officeDocument/2006/relationships/image" Target="media/image14.png"/><Relationship Id="rId28" Type="http://schemas.openxmlformats.org/officeDocument/2006/relationships/image" Target="media/image27.png"/><Relationship Id="rId27" Type="http://schemas.openxmlformats.org/officeDocument/2006/relationships/image" Target="media/image7.png"/><Relationship Id="rId5" Type="http://schemas.openxmlformats.org/officeDocument/2006/relationships/styles" Target="styles.xml"/><Relationship Id="rId6" Type="http://schemas.openxmlformats.org/officeDocument/2006/relationships/image" Target="media/image13.png"/><Relationship Id="rId29" Type="http://schemas.openxmlformats.org/officeDocument/2006/relationships/image" Target="media/image6.png"/><Relationship Id="rId7" Type="http://schemas.openxmlformats.org/officeDocument/2006/relationships/image" Target="media/image21.png"/><Relationship Id="rId8" Type="http://schemas.openxmlformats.org/officeDocument/2006/relationships/image" Target="media/image1.png"/><Relationship Id="rId31" Type="http://schemas.openxmlformats.org/officeDocument/2006/relationships/image" Target="media/image10.png"/><Relationship Id="rId30" Type="http://schemas.openxmlformats.org/officeDocument/2006/relationships/image" Target="media/image5.png"/><Relationship Id="rId11" Type="http://schemas.openxmlformats.org/officeDocument/2006/relationships/image" Target="media/image3.png"/><Relationship Id="rId33" Type="http://schemas.openxmlformats.org/officeDocument/2006/relationships/header" Target="header1.xml"/><Relationship Id="rId10" Type="http://schemas.openxmlformats.org/officeDocument/2006/relationships/image" Target="media/image4.png"/><Relationship Id="rId32" Type="http://schemas.openxmlformats.org/officeDocument/2006/relationships/image" Target="media/image20.png"/><Relationship Id="rId13" Type="http://schemas.openxmlformats.org/officeDocument/2006/relationships/image" Target="media/image2.png"/><Relationship Id="rId12" Type="http://schemas.openxmlformats.org/officeDocument/2006/relationships/image" Target="media/image19.png"/><Relationship Id="rId15" Type="http://schemas.openxmlformats.org/officeDocument/2006/relationships/image" Target="media/image23.png"/><Relationship Id="rId14" Type="http://schemas.openxmlformats.org/officeDocument/2006/relationships/image" Target="media/image15.png"/><Relationship Id="rId17" Type="http://schemas.openxmlformats.org/officeDocument/2006/relationships/image" Target="media/image24.png"/><Relationship Id="rId16" Type="http://schemas.openxmlformats.org/officeDocument/2006/relationships/image" Target="media/image22.png"/><Relationship Id="rId19" Type="http://schemas.openxmlformats.org/officeDocument/2006/relationships/image" Target="media/image18.png"/><Relationship Id="rId18" Type="http://schemas.openxmlformats.org/officeDocument/2006/relationships/image" Target="media/image25.jp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